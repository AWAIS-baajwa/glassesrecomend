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C56CC" w14:textId="77777777" w:rsidR="00AC7121" w:rsidRPr="00B02236" w:rsidRDefault="00AC7121">
      <w:pPr>
        <w:spacing w:after="400"/>
        <w:rPr>
          <w:rFonts w:asciiTheme="majorBidi" w:hAnsiTheme="majorBidi" w:cstheme="majorBidi"/>
        </w:rPr>
      </w:pPr>
    </w:p>
    <w:p w14:paraId="43EA8B27" w14:textId="77777777" w:rsidR="00AC7121" w:rsidRPr="00B02236" w:rsidRDefault="00C42AF9">
      <w:pPr>
        <w:pBdr>
          <w:bottom w:val="single" w:sz="6" w:space="4" w:color="2E74B5"/>
        </w:pBdr>
        <w:spacing w:after="100"/>
        <w:jc w:val="center"/>
        <w:rPr>
          <w:rFonts w:asciiTheme="majorBidi" w:hAnsiTheme="majorBidi" w:cstheme="majorBidi"/>
        </w:rPr>
      </w:pPr>
      <w:r w:rsidRPr="00B02236">
        <w:rPr>
          <w:rFonts w:asciiTheme="majorBidi" w:hAnsiTheme="majorBidi" w:cstheme="majorBidi"/>
          <w:b/>
          <w:bCs/>
          <w:sz w:val="52"/>
          <w:szCs w:val="52"/>
        </w:rPr>
        <w:t>Software Requirements Specifications</w:t>
      </w:r>
    </w:p>
    <w:p w14:paraId="17E9361B" w14:textId="77777777" w:rsidR="00AC7121" w:rsidRPr="00B02236" w:rsidRDefault="00AC7121">
      <w:pPr>
        <w:spacing w:after="200"/>
        <w:rPr>
          <w:rFonts w:asciiTheme="majorBidi" w:hAnsiTheme="majorBidi" w:cstheme="majorBidi"/>
        </w:rPr>
      </w:pPr>
    </w:p>
    <w:p w14:paraId="68CD629A" w14:textId="77777777" w:rsidR="00AC7121" w:rsidRPr="00B02236" w:rsidRDefault="00C42AF9">
      <w:pPr>
        <w:spacing w:after="600"/>
        <w:jc w:val="center"/>
        <w:rPr>
          <w:rFonts w:asciiTheme="majorBidi" w:hAnsiTheme="majorBidi" w:cstheme="majorBidi"/>
        </w:rPr>
      </w:pPr>
      <w:r w:rsidRPr="00B02236">
        <w:rPr>
          <w:rFonts w:asciiTheme="majorBidi" w:hAnsiTheme="majorBidi" w:cstheme="majorBidi"/>
          <w:b/>
          <w:bCs/>
          <w:sz w:val="40"/>
          <w:szCs w:val="40"/>
        </w:rPr>
        <w:t>Smart Glasses App</w:t>
      </w:r>
    </w:p>
    <w:tbl>
      <w:tblPr>
        <w:tblW w:w="9360" w:type="dxa"/>
        <w:tblCellMar>
          <w:left w:w="10" w:type="dxa"/>
          <w:right w:w="10" w:type="dxa"/>
        </w:tblCellMar>
        <w:tblLook w:val="04A0" w:firstRow="1" w:lastRow="0" w:firstColumn="1" w:lastColumn="0" w:noHBand="0" w:noVBand="1"/>
      </w:tblPr>
      <w:tblGrid>
        <w:gridCol w:w="2800"/>
        <w:gridCol w:w="6560"/>
      </w:tblGrid>
      <w:tr w:rsidR="00AC7121" w:rsidRPr="00B02236" w14:paraId="0C66546D" w14:textId="77777777" w:rsidTr="00EF104A">
        <w:tc>
          <w:tcPr>
            <w:tcW w:w="2800" w:type="dxa"/>
            <w:tcMar>
              <w:top w:w="80" w:type="dxa"/>
              <w:left w:w="0" w:type="dxa"/>
              <w:bottom w:w="80" w:type="dxa"/>
              <w:right w:w="80" w:type="dxa"/>
            </w:tcMar>
          </w:tcPr>
          <w:p w14:paraId="2A4CA203" w14:textId="77777777" w:rsidR="00AC7121" w:rsidRPr="00B02236" w:rsidRDefault="00C42AF9">
            <w:pPr>
              <w:rPr>
                <w:rFonts w:asciiTheme="majorBidi" w:hAnsiTheme="majorBidi" w:cstheme="majorBidi"/>
              </w:rPr>
            </w:pPr>
            <w:r w:rsidRPr="00B02236">
              <w:rPr>
                <w:rFonts w:asciiTheme="majorBidi" w:hAnsiTheme="majorBidi" w:cstheme="majorBidi"/>
                <w:b/>
                <w:bCs/>
                <w:sz w:val="26"/>
                <w:szCs w:val="26"/>
              </w:rPr>
              <w:t>Project Code:</w:t>
            </w:r>
          </w:p>
        </w:tc>
        <w:tc>
          <w:tcPr>
            <w:tcW w:w="6560" w:type="dxa"/>
            <w:tcMar>
              <w:top w:w="80" w:type="dxa"/>
              <w:left w:w="80" w:type="dxa"/>
              <w:bottom w:w="80" w:type="dxa"/>
              <w:right w:w="0" w:type="dxa"/>
            </w:tcMar>
          </w:tcPr>
          <w:p w14:paraId="7A3D46E5" w14:textId="77777777" w:rsidR="00AC7121" w:rsidRPr="00B02236" w:rsidRDefault="00C42AF9">
            <w:pPr>
              <w:rPr>
                <w:rFonts w:asciiTheme="majorBidi" w:hAnsiTheme="majorBidi" w:cstheme="majorBidi"/>
              </w:rPr>
            </w:pPr>
            <w:r w:rsidRPr="00B02236">
              <w:rPr>
                <w:rFonts w:asciiTheme="majorBidi" w:hAnsiTheme="majorBidi" w:cstheme="majorBidi"/>
              </w:rPr>
              <w:t>AUZ-272032</w:t>
            </w:r>
          </w:p>
          <w:p w14:paraId="58F00E6D" w14:textId="63A6349D" w:rsidR="00DC632F" w:rsidRPr="00B02236" w:rsidRDefault="00DC632F">
            <w:pPr>
              <w:rPr>
                <w:rFonts w:asciiTheme="majorBidi" w:hAnsiTheme="majorBidi" w:cstheme="majorBidi"/>
              </w:rPr>
            </w:pPr>
          </w:p>
        </w:tc>
      </w:tr>
      <w:tr w:rsidR="00AC7121" w:rsidRPr="00B02236" w14:paraId="095ABF58" w14:textId="77777777" w:rsidTr="00EF104A">
        <w:tc>
          <w:tcPr>
            <w:tcW w:w="2800" w:type="dxa"/>
            <w:tcMar>
              <w:top w:w="80" w:type="dxa"/>
              <w:left w:w="0" w:type="dxa"/>
              <w:bottom w:w="80" w:type="dxa"/>
              <w:right w:w="80" w:type="dxa"/>
            </w:tcMar>
          </w:tcPr>
          <w:p w14:paraId="4CC1917E" w14:textId="77777777" w:rsidR="00AC7121" w:rsidRPr="00B02236" w:rsidRDefault="00C42AF9">
            <w:pPr>
              <w:rPr>
                <w:rFonts w:asciiTheme="majorBidi" w:hAnsiTheme="majorBidi" w:cstheme="majorBidi"/>
              </w:rPr>
            </w:pPr>
            <w:r w:rsidRPr="00B02236">
              <w:rPr>
                <w:rFonts w:asciiTheme="majorBidi" w:hAnsiTheme="majorBidi" w:cstheme="majorBidi"/>
                <w:b/>
                <w:bCs/>
                <w:sz w:val="26"/>
                <w:szCs w:val="26"/>
              </w:rPr>
              <w:t>Internal Advisor:</w:t>
            </w:r>
          </w:p>
        </w:tc>
        <w:tc>
          <w:tcPr>
            <w:tcW w:w="6560" w:type="dxa"/>
            <w:tcMar>
              <w:top w:w="80" w:type="dxa"/>
              <w:left w:w="80" w:type="dxa"/>
              <w:bottom w:w="80" w:type="dxa"/>
              <w:right w:w="0" w:type="dxa"/>
            </w:tcMar>
          </w:tcPr>
          <w:p w14:paraId="70562BDE" w14:textId="77777777" w:rsidR="00AC7121" w:rsidRPr="00B02236" w:rsidRDefault="00C42AF9">
            <w:pPr>
              <w:rPr>
                <w:rFonts w:asciiTheme="majorBidi" w:hAnsiTheme="majorBidi" w:cstheme="majorBidi"/>
              </w:rPr>
            </w:pPr>
            <w:r w:rsidRPr="00B02236">
              <w:rPr>
                <w:rFonts w:asciiTheme="majorBidi" w:hAnsiTheme="majorBidi" w:cstheme="majorBidi"/>
              </w:rPr>
              <w:t>Dr. Fahad Maqbool</w:t>
            </w:r>
          </w:p>
          <w:p w14:paraId="38F77BF2" w14:textId="1BD5B38F" w:rsidR="00DC632F" w:rsidRPr="00B02236" w:rsidRDefault="00DC632F">
            <w:pPr>
              <w:rPr>
                <w:rFonts w:asciiTheme="majorBidi" w:hAnsiTheme="majorBidi" w:cstheme="majorBidi"/>
              </w:rPr>
            </w:pPr>
          </w:p>
        </w:tc>
      </w:tr>
      <w:tr w:rsidR="00AC7121" w:rsidRPr="00B02236" w14:paraId="75A0EF39" w14:textId="77777777" w:rsidTr="00EF104A">
        <w:tc>
          <w:tcPr>
            <w:tcW w:w="2800" w:type="dxa"/>
            <w:tcMar>
              <w:top w:w="80" w:type="dxa"/>
              <w:left w:w="0" w:type="dxa"/>
              <w:bottom w:w="80" w:type="dxa"/>
              <w:right w:w="80" w:type="dxa"/>
            </w:tcMar>
          </w:tcPr>
          <w:p w14:paraId="796B50EE" w14:textId="77777777" w:rsidR="00AC7121" w:rsidRPr="00B02236" w:rsidRDefault="00C42AF9">
            <w:pPr>
              <w:rPr>
                <w:rFonts w:asciiTheme="majorBidi" w:hAnsiTheme="majorBidi" w:cstheme="majorBidi"/>
              </w:rPr>
            </w:pPr>
            <w:r w:rsidRPr="00B02236">
              <w:rPr>
                <w:rFonts w:asciiTheme="majorBidi" w:hAnsiTheme="majorBidi" w:cstheme="majorBidi"/>
                <w:b/>
                <w:bCs/>
                <w:sz w:val="26"/>
                <w:szCs w:val="26"/>
              </w:rPr>
              <w:t>Project Manager:</w:t>
            </w:r>
          </w:p>
        </w:tc>
        <w:tc>
          <w:tcPr>
            <w:tcW w:w="6560" w:type="dxa"/>
            <w:tcMar>
              <w:top w:w="80" w:type="dxa"/>
              <w:left w:w="80" w:type="dxa"/>
              <w:bottom w:w="80" w:type="dxa"/>
              <w:right w:w="0" w:type="dxa"/>
            </w:tcMar>
          </w:tcPr>
          <w:p w14:paraId="404CCA6D" w14:textId="77777777" w:rsidR="00AC7121" w:rsidRPr="00B02236" w:rsidRDefault="00C42AF9">
            <w:pPr>
              <w:rPr>
                <w:rFonts w:asciiTheme="majorBidi" w:hAnsiTheme="majorBidi" w:cstheme="majorBidi"/>
              </w:rPr>
            </w:pPr>
            <w:r w:rsidRPr="00B02236">
              <w:rPr>
                <w:rFonts w:asciiTheme="majorBidi" w:hAnsiTheme="majorBidi" w:cstheme="majorBidi"/>
              </w:rPr>
              <w:t>Dr. Muhammad Ilyas</w:t>
            </w:r>
          </w:p>
          <w:p w14:paraId="250CC2FB" w14:textId="34DDE952" w:rsidR="00DC632F" w:rsidRPr="00B02236" w:rsidRDefault="00DC632F">
            <w:pPr>
              <w:rPr>
                <w:rFonts w:asciiTheme="majorBidi" w:hAnsiTheme="majorBidi" w:cstheme="majorBidi"/>
              </w:rPr>
            </w:pPr>
          </w:p>
        </w:tc>
      </w:tr>
      <w:tr w:rsidR="00AC7121" w:rsidRPr="00B02236" w14:paraId="7F6EDB97" w14:textId="77777777" w:rsidTr="00EF104A">
        <w:tc>
          <w:tcPr>
            <w:tcW w:w="2800" w:type="dxa"/>
            <w:tcMar>
              <w:top w:w="80" w:type="dxa"/>
              <w:left w:w="0" w:type="dxa"/>
              <w:bottom w:w="80" w:type="dxa"/>
              <w:right w:w="80" w:type="dxa"/>
            </w:tcMar>
          </w:tcPr>
          <w:p w14:paraId="3A0647F5" w14:textId="77777777" w:rsidR="00AC7121" w:rsidRPr="00B02236" w:rsidRDefault="00C42AF9">
            <w:pPr>
              <w:rPr>
                <w:rFonts w:asciiTheme="majorBidi" w:hAnsiTheme="majorBidi" w:cstheme="majorBidi"/>
              </w:rPr>
            </w:pPr>
            <w:r w:rsidRPr="00B02236">
              <w:rPr>
                <w:rFonts w:asciiTheme="majorBidi" w:hAnsiTheme="majorBidi" w:cstheme="majorBidi"/>
                <w:b/>
                <w:bCs/>
                <w:sz w:val="26"/>
                <w:szCs w:val="26"/>
              </w:rPr>
              <w:t>Project Team:</w:t>
            </w:r>
          </w:p>
        </w:tc>
        <w:tc>
          <w:tcPr>
            <w:tcW w:w="6560" w:type="dxa"/>
            <w:tcMar>
              <w:top w:w="80" w:type="dxa"/>
              <w:left w:w="80" w:type="dxa"/>
              <w:bottom w:w="80" w:type="dxa"/>
              <w:right w:w="0" w:type="dxa"/>
            </w:tcMar>
          </w:tcPr>
          <w:p w14:paraId="2DF5DDA9" w14:textId="13C8FB67" w:rsidR="00AC7121" w:rsidRPr="00B02236" w:rsidRDefault="00C42AF9">
            <w:pPr>
              <w:rPr>
                <w:rFonts w:asciiTheme="majorBidi" w:hAnsiTheme="majorBidi" w:cstheme="majorBidi"/>
              </w:rPr>
            </w:pPr>
            <w:proofErr w:type="spellStart"/>
            <w:r w:rsidRPr="00B02236">
              <w:rPr>
                <w:rFonts w:asciiTheme="majorBidi" w:hAnsiTheme="majorBidi" w:cstheme="majorBidi"/>
              </w:rPr>
              <w:t>Awais</w:t>
            </w:r>
            <w:proofErr w:type="spellEnd"/>
            <w:r w:rsidRPr="00B02236">
              <w:rPr>
                <w:rFonts w:asciiTheme="majorBidi" w:hAnsiTheme="majorBidi" w:cstheme="majorBidi"/>
              </w:rPr>
              <w:t xml:space="preserve"> Ahmed, Uzair </w:t>
            </w:r>
            <w:proofErr w:type="spellStart"/>
            <w:r w:rsidRPr="00B02236">
              <w:rPr>
                <w:rFonts w:asciiTheme="majorBidi" w:hAnsiTheme="majorBidi" w:cstheme="majorBidi"/>
              </w:rPr>
              <w:t>Anwer</w:t>
            </w:r>
            <w:proofErr w:type="spellEnd"/>
            <w:r w:rsidRPr="00B02236">
              <w:rPr>
                <w:rFonts w:asciiTheme="majorBidi" w:hAnsiTheme="majorBidi" w:cstheme="majorBidi"/>
              </w:rPr>
              <w:t>, Zohaib Shehzad</w:t>
            </w:r>
          </w:p>
          <w:p w14:paraId="1E034B5C" w14:textId="5CFE970E" w:rsidR="00DC632F" w:rsidRPr="00B02236" w:rsidRDefault="00DC632F">
            <w:pPr>
              <w:rPr>
                <w:rFonts w:asciiTheme="majorBidi" w:hAnsiTheme="majorBidi" w:cstheme="majorBidi"/>
              </w:rPr>
            </w:pPr>
          </w:p>
        </w:tc>
      </w:tr>
      <w:tr w:rsidR="00AC7121" w:rsidRPr="00B02236" w14:paraId="6FCFFCBB" w14:textId="77777777" w:rsidTr="00EF104A">
        <w:tc>
          <w:tcPr>
            <w:tcW w:w="2800" w:type="dxa"/>
            <w:tcMar>
              <w:top w:w="80" w:type="dxa"/>
              <w:left w:w="0" w:type="dxa"/>
              <w:bottom w:w="80" w:type="dxa"/>
              <w:right w:w="80" w:type="dxa"/>
            </w:tcMar>
          </w:tcPr>
          <w:p w14:paraId="5AEB2185" w14:textId="77777777" w:rsidR="00AC7121" w:rsidRPr="00B02236" w:rsidRDefault="00C42AF9">
            <w:pPr>
              <w:rPr>
                <w:rFonts w:asciiTheme="majorBidi" w:hAnsiTheme="majorBidi" w:cstheme="majorBidi"/>
              </w:rPr>
            </w:pPr>
            <w:r w:rsidRPr="00B02236">
              <w:rPr>
                <w:rFonts w:asciiTheme="majorBidi" w:hAnsiTheme="majorBidi" w:cstheme="majorBidi"/>
                <w:b/>
                <w:bCs/>
                <w:sz w:val="26"/>
                <w:szCs w:val="26"/>
              </w:rPr>
              <w:t>Submission Date:</w:t>
            </w:r>
          </w:p>
        </w:tc>
        <w:tc>
          <w:tcPr>
            <w:tcW w:w="6560" w:type="dxa"/>
            <w:tcMar>
              <w:top w:w="80" w:type="dxa"/>
              <w:left w:w="80" w:type="dxa"/>
              <w:bottom w:w="80" w:type="dxa"/>
              <w:right w:w="0" w:type="dxa"/>
            </w:tcMar>
          </w:tcPr>
          <w:p w14:paraId="0971DA4A" w14:textId="16333A2E" w:rsidR="00AC7121" w:rsidRPr="00B02236" w:rsidRDefault="00853A09">
            <w:pPr>
              <w:rPr>
                <w:rFonts w:asciiTheme="majorBidi" w:hAnsiTheme="majorBidi" w:cstheme="majorBidi"/>
              </w:rPr>
            </w:pPr>
            <w:r>
              <w:rPr>
                <w:rFonts w:asciiTheme="majorBidi" w:hAnsiTheme="majorBidi" w:cstheme="majorBidi"/>
              </w:rPr>
              <w:t>November</w:t>
            </w:r>
            <w:r w:rsidR="00C42AF9" w:rsidRPr="00B02236">
              <w:rPr>
                <w:rFonts w:asciiTheme="majorBidi" w:hAnsiTheme="majorBidi" w:cstheme="majorBidi"/>
              </w:rPr>
              <w:t>, 202</w:t>
            </w:r>
            <w:r>
              <w:rPr>
                <w:rFonts w:asciiTheme="majorBidi" w:hAnsiTheme="majorBidi" w:cstheme="majorBidi"/>
              </w:rPr>
              <w:t>5</w:t>
            </w:r>
          </w:p>
        </w:tc>
      </w:tr>
    </w:tbl>
    <w:p w14:paraId="191F8673" w14:textId="3B17F23E" w:rsidR="00AC7121" w:rsidRPr="00B02236" w:rsidRDefault="00AC7121">
      <w:pPr>
        <w:spacing w:after="600"/>
        <w:rPr>
          <w:rFonts w:asciiTheme="majorBidi" w:hAnsiTheme="majorBidi" w:cstheme="majorBidi"/>
        </w:rPr>
      </w:pPr>
    </w:p>
    <w:p w14:paraId="20B50A05" w14:textId="5C4E1EF5" w:rsidR="00DC632F" w:rsidRPr="00B02236" w:rsidRDefault="00DC632F">
      <w:pPr>
        <w:spacing w:after="600"/>
        <w:rPr>
          <w:rFonts w:asciiTheme="majorBidi" w:hAnsiTheme="majorBidi" w:cstheme="majorBidi"/>
        </w:rPr>
      </w:pPr>
    </w:p>
    <w:p w14:paraId="5739DB97" w14:textId="77777777" w:rsidR="006B3C89" w:rsidRPr="00B02236" w:rsidRDefault="006B3C89">
      <w:pPr>
        <w:rPr>
          <w:rFonts w:asciiTheme="majorBidi" w:hAnsiTheme="majorBidi" w:cstheme="majorBidi"/>
          <w:sz w:val="22"/>
          <w:szCs w:val="22"/>
        </w:rPr>
      </w:pPr>
    </w:p>
    <w:p w14:paraId="5245CEB7" w14:textId="77777777" w:rsidR="006B3C89" w:rsidRPr="00B02236" w:rsidRDefault="006B3C89">
      <w:pPr>
        <w:rPr>
          <w:rFonts w:asciiTheme="majorBidi" w:hAnsiTheme="majorBidi" w:cstheme="majorBidi"/>
          <w:sz w:val="22"/>
          <w:szCs w:val="22"/>
        </w:rPr>
      </w:pPr>
    </w:p>
    <w:p w14:paraId="498CEA3C" w14:textId="77777777" w:rsidR="006B3C89" w:rsidRPr="00B02236" w:rsidRDefault="006B3C89">
      <w:pPr>
        <w:rPr>
          <w:rFonts w:asciiTheme="majorBidi" w:hAnsiTheme="majorBidi" w:cstheme="majorBidi"/>
          <w:sz w:val="22"/>
          <w:szCs w:val="22"/>
        </w:rPr>
      </w:pPr>
    </w:p>
    <w:p w14:paraId="0CBAA708" w14:textId="77777777" w:rsidR="006B3C89" w:rsidRPr="00B02236" w:rsidRDefault="006B3C89">
      <w:pPr>
        <w:rPr>
          <w:rFonts w:asciiTheme="majorBidi" w:hAnsiTheme="majorBidi" w:cstheme="majorBidi"/>
          <w:sz w:val="22"/>
          <w:szCs w:val="22"/>
        </w:rPr>
      </w:pPr>
    </w:p>
    <w:p w14:paraId="637D75C6" w14:textId="77777777" w:rsidR="006B3C89" w:rsidRPr="00B02236" w:rsidRDefault="006B3C89">
      <w:pPr>
        <w:rPr>
          <w:rFonts w:asciiTheme="majorBidi" w:hAnsiTheme="majorBidi" w:cstheme="majorBidi"/>
          <w:sz w:val="22"/>
          <w:szCs w:val="22"/>
        </w:rPr>
      </w:pPr>
    </w:p>
    <w:p w14:paraId="527E76C1" w14:textId="77777777" w:rsidR="006B3C89" w:rsidRPr="00B02236" w:rsidRDefault="006B3C89">
      <w:pPr>
        <w:rPr>
          <w:rFonts w:asciiTheme="majorBidi" w:hAnsiTheme="majorBidi" w:cstheme="majorBidi"/>
          <w:sz w:val="22"/>
          <w:szCs w:val="22"/>
        </w:rPr>
      </w:pPr>
    </w:p>
    <w:p w14:paraId="58C55C28" w14:textId="77777777" w:rsidR="006B3C89" w:rsidRPr="00B02236" w:rsidRDefault="006B3C89">
      <w:pPr>
        <w:rPr>
          <w:rFonts w:asciiTheme="majorBidi" w:hAnsiTheme="majorBidi" w:cstheme="majorBidi"/>
          <w:sz w:val="22"/>
          <w:szCs w:val="22"/>
        </w:rPr>
      </w:pPr>
    </w:p>
    <w:p w14:paraId="4AEA2AE8" w14:textId="77777777" w:rsidR="006B3C89" w:rsidRPr="00B02236" w:rsidRDefault="006B3C89">
      <w:pPr>
        <w:rPr>
          <w:rFonts w:asciiTheme="majorBidi" w:hAnsiTheme="majorBidi" w:cstheme="majorBidi"/>
          <w:sz w:val="22"/>
          <w:szCs w:val="22"/>
        </w:rPr>
      </w:pPr>
    </w:p>
    <w:p w14:paraId="13AF2DF5" w14:textId="77777777" w:rsidR="006B3C89" w:rsidRPr="00B02236" w:rsidRDefault="006B3C89">
      <w:pPr>
        <w:rPr>
          <w:rFonts w:asciiTheme="majorBidi" w:hAnsiTheme="majorBidi" w:cstheme="majorBidi"/>
          <w:sz w:val="22"/>
          <w:szCs w:val="22"/>
        </w:rPr>
      </w:pPr>
    </w:p>
    <w:p w14:paraId="2E33101D" w14:textId="77777777" w:rsidR="006B3C89" w:rsidRPr="00B02236" w:rsidRDefault="006B3C89">
      <w:pPr>
        <w:rPr>
          <w:rFonts w:asciiTheme="majorBidi" w:hAnsiTheme="majorBidi" w:cstheme="majorBidi"/>
          <w:sz w:val="22"/>
          <w:szCs w:val="22"/>
        </w:rPr>
      </w:pPr>
    </w:p>
    <w:p w14:paraId="4D5B35C6" w14:textId="50177AE6" w:rsidR="006B3C89" w:rsidRPr="00B02236" w:rsidRDefault="006B3C89" w:rsidP="006B3C89">
      <w:pPr>
        <w:rPr>
          <w:rFonts w:asciiTheme="majorBidi" w:hAnsiTheme="majorBidi" w:cstheme="majorBidi"/>
          <w:sz w:val="22"/>
          <w:szCs w:val="22"/>
        </w:rPr>
      </w:pPr>
      <w:r w:rsidRPr="00B02236">
        <w:rPr>
          <w:rFonts w:asciiTheme="majorBidi" w:hAnsiTheme="majorBidi" w:cstheme="majorBidi"/>
          <w:sz w:val="22"/>
          <w:szCs w:val="22"/>
        </w:rPr>
        <w:t xml:space="preserve">                                                                                                _________________________</w:t>
      </w:r>
    </w:p>
    <w:p w14:paraId="62B97A48" w14:textId="0A51CF6B" w:rsidR="00AC7121" w:rsidRPr="00B02236" w:rsidRDefault="006B3C89">
      <w:pPr>
        <w:rPr>
          <w:rFonts w:asciiTheme="majorBidi" w:hAnsiTheme="majorBidi" w:cstheme="majorBidi"/>
          <w:b/>
          <w:bCs/>
        </w:rPr>
      </w:pPr>
      <w:r w:rsidRPr="00B02236">
        <w:rPr>
          <w:rFonts w:asciiTheme="majorBidi" w:hAnsiTheme="majorBidi" w:cstheme="majorBidi"/>
          <w:sz w:val="22"/>
          <w:szCs w:val="22"/>
        </w:rPr>
        <w:t xml:space="preserve">                                                                                                </w:t>
      </w:r>
      <w:r w:rsidRPr="00B02236">
        <w:rPr>
          <w:rFonts w:asciiTheme="majorBidi" w:hAnsiTheme="majorBidi" w:cstheme="majorBidi"/>
          <w:b/>
          <w:bCs/>
          <w:sz w:val="22"/>
          <w:szCs w:val="22"/>
        </w:rPr>
        <w:t>Project Manager’s Signature</w:t>
      </w:r>
      <w:r w:rsidR="00C42AF9" w:rsidRPr="00B02236">
        <w:rPr>
          <w:rFonts w:asciiTheme="majorBidi" w:hAnsiTheme="majorBidi" w:cstheme="majorBidi"/>
          <w:b/>
          <w:bCs/>
        </w:rPr>
        <w:br w:type="page"/>
      </w:r>
    </w:p>
    <w:p w14:paraId="0094F88C"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7121" w:rsidRPr="00B02236" w14:paraId="5E94F416"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6E0FC4E9"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Customer</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02055F"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University of Sargodha (CS Department)</w:t>
            </w:r>
          </w:p>
        </w:tc>
      </w:tr>
      <w:tr w:rsidR="00AC7121" w:rsidRPr="00B02236" w14:paraId="09F5BCB9"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1364E376"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Project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76D5D3"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Smart Glasses App – AI-Based Eyewear Recommendation Mobile Application</w:t>
            </w:r>
          </w:p>
        </w:tc>
      </w:tr>
      <w:tr w:rsidR="00AC7121" w:rsidRPr="00B02236" w14:paraId="52469D33"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3355BA1C"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Document</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D180C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Software Requirements Specifications</w:t>
            </w:r>
          </w:p>
        </w:tc>
      </w:tr>
      <w:tr w:rsidR="00AC7121" w:rsidRPr="00B02236" w14:paraId="2CE16A64"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7A0982DE"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Document Version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EE7A94" w14:textId="34897DBC" w:rsidR="00AC7121" w:rsidRPr="00B02236" w:rsidRDefault="009304A4">
            <w:pPr>
              <w:rPr>
                <w:rFonts w:asciiTheme="majorBidi" w:hAnsiTheme="majorBidi" w:cstheme="majorBidi"/>
              </w:rPr>
            </w:pPr>
            <w:r w:rsidRPr="00B02236">
              <w:rPr>
                <w:rFonts w:asciiTheme="majorBidi" w:hAnsiTheme="majorBidi" w:cstheme="majorBidi"/>
                <w:sz w:val="22"/>
                <w:szCs w:val="22"/>
              </w:rPr>
              <w:t>1</w:t>
            </w:r>
            <w:r w:rsidR="00C42AF9" w:rsidRPr="00B02236">
              <w:rPr>
                <w:rFonts w:asciiTheme="majorBidi" w:hAnsiTheme="majorBidi" w:cstheme="majorBidi"/>
                <w:sz w:val="22"/>
                <w:szCs w:val="22"/>
              </w:rPr>
              <w:t>.0</w:t>
            </w:r>
          </w:p>
        </w:tc>
      </w:tr>
      <w:tr w:rsidR="00AC7121" w:rsidRPr="00B02236" w14:paraId="461C410C"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5EBB4403"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Identifier</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2CFE15"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AUZ-272032-RS</w:t>
            </w:r>
          </w:p>
        </w:tc>
      </w:tr>
      <w:tr w:rsidR="00AC7121" w:rsidRPr="00B02236" w14:paraId="6A51DAFA"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44F845E5"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9E488C"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Final Draft</w:t>
            </w:r>
          </w:p>
        </w:tc>
      </w:tr>
      <w:tr w:rsidR="00AC7121" w:rsidRPr="00B02236" w14:paraId="569707DA"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614AAAE5"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Author(s)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8AF99F" w14:textId="77777777" w:rsidR="00AC7121" w:rsidRPr="00B02236" w:rsidRDefault="00C42AF9">
            <w:pPr>
              <w:rPr>
                <w:rFonts w:asciiTheme="majorBidi" w:hAnsiTheme="majorBidi" w:cstheme="majorBidi"/>
              </w:rPr>
            </w:pPr>
            <w:proofErr w:type="spellStart"/>
            <w:r w:rsidRPr="00B02236">
              <w:rPr>
                <w:rFonts w:asciiTheme="majorBidi" w:hAnsiTheme="majorBidi" w:cstheme="majorBidi"/>
                <w:sz w:val="22"/>
                <w:szCs w:val="22"/>
              </w:rPr>
              <w:t>Awais</w:t>
            </w:r>
            <w:proofErr w:type="spellEnd"/>
            <w:r w:rsidRPr="00B02236">
              <w:rPr>
                <w:rFonts w:asciiTheme="majorBidi" w:hAnsiTheme="majorBidi" w:cstheme="majorBidi"/>
                <w:sz w:val="22"/>
                <w:szCs w:val="22"/>
              </w:rPr>
              <w:t xml:space="preserve"> Ahmed, Uzair </w:t>
            </w:r>
            <w:proofErr w:type="spellStart"/>
            <w:r w:rsidRPr="00B02236">
              <w:rPr>
                <w:rFonts w:asciiTheme="majorBidi" w:hAnsiTheme="majorBidi" w:cstheme="majorBidi"/>
                <w:sz w:val="22"/>
                <w:szCs w:val="22"/>
              </w:rPr>
              <w:t>Anwer</w:t>
            </w:r>
            <w:proofErr w:type="spellEnd"/>
            <w:r w:rsidRPr="00B02236">
              <w:rPr>
                <w:rFonts w:asciiTheme="majorBidi" w:hAnsiTheme="majorBidi" w:cstheme="majorBidi"/>
                <w:sz w:val="22"/>
                <w:szCs w:val="22"/>
              </w:rPr>
              <w:t>, Zohaib Shehzad</w:t>
            </w:r>
          </w:p>
        </w:tc>
      </w:tr>
      <w:tr w:rsidR="00AC7121" w:rsidRPr="00B02236" w14:paraId="3DAB6039"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7B150DC9"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Approver(s)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BEBED2"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Project Manager</w:t>
            </w:r>
          </w:p>
        </w:tc>
      </w:tr>
      <w:tr w:rsidR="00AC7121" w:rsidRPr="00B02236" w14:paraId="690AFC2F"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72972DC4"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Issue Date</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C3A7D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May, 2026</w:t>
            </w:r>
          </w:p>
        </w:tc>
      </w:tr>
      <w:tr w:rsidR="00AC7121" w:rsidRPr="00B02236" w14:paraId="3A0E6776" w14:textId="77777777" w:rsidTr="00F811CE">
        <w:tc>
          <w:tcPr>
            <w:tcW w:w="2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40" w:type="dxa"/>
              <w:bottom w:w="80" w:type="dxa"/>
              <w:right w:w="140" w:type="dxa"/>
            </w:tcMar>
          </w:tcPr>
          <w:p w14:paraId="6579746F"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Distribution</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74AC9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1. Dr. Fahad Maqbool   2. Dr. Muhammad Ilyas   3. Project Office</w:t>
            </w:r>
          </w:p>
        </w:tc>
      </w:tr>
    </w:tbl>
    <w:p w14:paraId="55A3F9B3" w14:textId="77777777" w:rsidR="00AC7121" w:rsidRPr="00B02236" w:rsidRDefault="00AC7121">
      <w:pPr>
        <w:spacing w:after="300"/>
        <w:rPr>
          <w:rFonts w:asciiTheme="majorBidi" w:hAnsiTheme="majorBidi" w:cstheme="majorBidi"/>
        </w:rPr>
      </w:pPr>
    </w:p>
    <w:p w14:paraId="0EAF2E15"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Definition of Terms,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2236" w:rsidRPr="00B02236" w14:paraId="5D9F65FC" w14:textId="77777777" w:rsidTr="00B02236">
        <w:tc>
          <w:tcPr>
            <w:tcW w:w="24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71879E3D"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7ACE765A"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Description</w:t>
            </w:r>
          </w:p>
        </w:tc>
      </w:tr>
      <w:tr w:rsidR="00AC7121" w:rsidRPr="00B02236" w14:paraId="334479F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186829"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AI</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60D127"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Artificial Intelligence</w:t>
            </w:r>
          </w:p>
        </w:tc>
      </w:tr>
      <w:tr w:rsidR="00AC7121" w:rsidRPr="00B02236" w14:paraId="3C2122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08E149"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API</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B78975"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Application Programming Interface</w:t>
            </w:r>
          </w:p>
        </w:tc>
      </w:tr>
      <w:tr w:rsidR="00AC7121" w:rsidRPr="00B02236" w14:paraId="20B7632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34550C"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CNN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AF8614"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Convolutional Neural Network</w:t>
            </w:r>
          </w:p>
        </w:tc>
      </w:tr>
      <w:tr w:rsidR="00AC7121" w:rsidRPr="00B02236" w14:paraId="4B7A95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63268F"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UI</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CB048F"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User Interface</w:t>
            </w:r>
          </w:p>
        </w:tc>
      </w:tr>
      <w:tr w:rsidR="00AC7121" w:rsidRPr="00B02236" w14:paraId="69A3DF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D1A7A0"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Gemini 2.5</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1869E8"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Google’s multimodal large language model used for image analysis and text generation</w:t>
            </w:r>
          </w:p>
        </w:tc>
      </w:tr>
      <w:tr w:rsidR="00AC7121" w:rsidRPr="00B02236" w14:paraId="093CF0A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CB5C88"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React Native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A9A572"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An open-source framework for building cross-platform mobile applications using JavaScript</w:t>
            </w:r>
          </w:p>
        </w:tc>
      </w:tr>
      <w:tr w:rsidR="00AC7121" w:rsidRPr="00B02236" w14:paraId="476C014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E972F8"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Face Shape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C32F6"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Geometric classification of a human face (e.g., oval, round, square, heart, oblong)</w:t>
            </w:r>
          </w:p>
        </w:tc>
      </w:tr>
      <w:tr w:rsidR="00AC7121" w:rsidRPr="00B02236" w14:paraId="5FF01CD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79DF95"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VTO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8301FC"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Virtual Try-On – digitally overlaying eyeglass frames on a user’s face image</w:t>
            </w:r>
          </w:p>
        </w:tc>
      </w:tr>
      <w:tr w:rsidR="00AC7121" w:rsidRPr="00B02236" w14:paraId="1079FE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8FBE39"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Frame Category</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81612E"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A group of eyeglass frame styles recommended based on classified face shape</w:t>
            </w:r>
          </w:p>
        </w:tc>
      </w:tr>
    </w:tbl>
    <w:p w14:paraId="332CDC77" w14:textId="77777777" w:rsidR="00AC7121" w:rsidRPr="00B02236" w:rsidRDefault="00C42AF9">
      <w:pPr>
        <w:rPr>
          <w:rFonts w:asciiTheme="majorBidi" w:hAnsiTheme="majorBidi" w:cstheme="majorBidi"/>
        </w:rPr>
      </w:pPr>
      <w:r w:rsidRPr="00B02236">
        <w:rPr>
          <w:rFonts w:asciiTheme="majorBidi" w:hAnsiTheme="majorBidi" w:cstheme="majorBidi"/>
        </w:rPr>
        <w:br w:type="page"/>
      </w:r>
    </w:p>
    <w:p w14:paraId="48D91469" w14:textId="77777777" w:rsidR="00AB7F18" w:rsidRPr="00F811CE" w:rsidRDefault="00AB7F18" w:rsidP="00AB7F18">
      <w:pPr>
        <w:pBdr>
          <w:bottom w:val="single" w:sz="12" w:space="1" w:color="auto"/>
        </w:pBdr>
        <w:jc w:val="center"/>
        <w:rPr>
          <w:rFonts w:asciiTheme="majorBidi" w:hAnsiTheme="majorBidi" w:cstheme="majorBidi"/>
          <w:b/>
          <w:bCs/>
          <w:sz w:val="32"/>
        </w:rPr>
      </w:pPr>
      <w:ins w:id="0" w:author="Farrukh Saleem" w:date="2002-03-05T10:12:00Z">
        <w:r w:rsidRPr="00F811CE">
          <w:rPr>
            <w:rFonts w:asciiTheme="majorBidi" w:hAnsiTheme="majorBidi" w:cstheme="majorBidi"/>
            <w:b/>
            <w:bCs/>
            <w:sz w:val="32"/>
          </w:rPr>
          <w:lastRenderedPageBreak/>
          <w:t>Table of Contents</w:t>
        </w:r>
      </w:ins>
    </w:p>
    <w:p w14:paraId="4AF0ED2A" w14:textId="77777777" w:rsidR="00AB7F18" w:rsidRPr="00B02236" w:rsidRDefault="00AB7F18" w:rsidP="00AB7F18">
      <w:pPr>
        <w:rPr>
          <w:ins w:id="1" w:author="Farrukh Saleem" w:date="2002-03-05T10:12:00Z"/>
          <w:del w:id="2" w:author="maryum" w:date="2002-08-13T11:11:00Z"/>
          <w:rFonts w:asciiTheme="majorBidi" w:hAnsiTheme="majorBidi" w:cstheme="majorBidi"/>
        </w:rPr>
      </w:pPr>
    </w:p>
    <w:p w14:paraId="17C7491D" w14:textId="77777777" w:rsidR="00AB7F18" w:rsidRPr="00B02236" w:rsidRDefault="00AB7F18" w:rsidP="00AB7F18">
      <w:pPr>
        <w:jc w:val="both"/>
        <w:rPr>
          <w:ins w:id="3" w:author="Farrukh Saleem" w:date="2002-03-05T10:13:00Z"/>
          <w:rFonts w:asciiTheme="majorBidi" w:hAnsiTheme="majorBidi" w:cstheme="majorBidi"/>
        </w:rPr>
      </w:pPr>
    </w:p>
    <w:p w14:paraId="534CA3BE" w14:textId="77777777" w:rsidR="00AB7F18" w:rsidRPr="00B02236" w:rsidRDefault="00AB7F18" w:rsidP="00AB7F18">
      <w:pPr>
        <w:pStyle w:val="TOC2"/>
        <w:tabs>
          <w:tab w:val="left" w:pos="960"/>
        </w:tabs>
        <w:rPr>
          <w:rFonts w:asciiTheme="majorBidi" w:hAnsiTheme="majorBidi" w:cstheme="majorBidi"/>
          <w:sz w:val="22"/>
        </w:rPr>
      </w:pPr>
      <w:r w:rsidRPr="00B02236">
        <w:rPr>
          <w:rFonts w:asciiTheme="majorBidi" w:hAnsiTheme="majorBidi" w:cstheme="majorBidi"/>
          <w:bCs/>
          <w:sz w:val="18"/>
          <w:szCs w:val="20"/>
        </w:rPr>
        <w:fldChar w:fldCharType="begin"/>
      </w:r>
      <w:r w:rsidRPr="00B02236">
        <w:rPr>
          <w:rFonts w:asciiTheme="majorBidi" w:hAnsiTheme="majorBidi" w:cstheme="majorBidi"/>
          <w:bCs/>
          <w:sz w:val="18"/>
          <w:szCs w:val="20"/>
        </w:rPr>
        <w:instrText xml:space="preserve"> TOC \h \z \t "Heading 1,1,Heading 2,2,h1,2,H2,3,H3,4" </w:instrText>
      </w:r>
      <w:r w:rsidRPr="00B02236">
        <w:rPr>
          <w:rFonts w:asciiTheme="majorBidi" w:hAnsiTheme="majorBidi" w:cstheme="majorBidi"/>
          <w:bCs/>
          <w:sz w:val="18"/>
          <w:szCs w:val="20"/>
        </w:rPr>
        <w:fldChar w:fldCharType="separate"/>
      </w:r>
      <w:hyperlink r:id="rId5" w:anchor="_Toc51490198" w:history="1">
        <w:r w:rsidRPr="00B02236">
          <w:rPr>
            <w:rStyle w:val="Hyperlink"/>
            <w:rFonts w:asciiTheme="majorBidi" w:hAnsiTheme="majorBidi" w:cstheme="majorBidi"/>
            <w:sz w:val="30"/>
            <w:szCs w:val="28"/>
          </w:rPr>
          <w:t>1.</w:t>
        </w:r>
        <w:r w:rsidRPr="00B02236">
          <w:rPr>
            <w:rStyle w:val="Hyperlink"/>
            <w:rFonts w:asciiTheme="majorBidi" w:hAnsiTheme="majorBidi" w:cstheme="majorBidi"/>
            <w:sz w:val="22"/>
          </w:rPr>
          <w:tab/>
        </w:r>
        <w:r w:rsidRPr="00B02236">
          <w:rPr>
            <w:rStyle w:val="Hyperlink"/>
            <w:rFonts w:asciiTheme="majorBidi" w:hAnsiTheme="majorBidi" w:cstheme="majorBidi"/>
            <w:sz w:val="30"/>
            <w:szCs w:val="28"/>
          </w:rPr>
          <w:t>Introduction</w:t>
        </w:r>
        <w:r w:rsidRPr="00B02236">
          <w:rPr>
            <w:rStyle w:val="Hyperlink"/>
            <w:rFonts w:asciiTheme="majorBidi" w:hAnsiTheme="majorBidi" w:cstheme="majorBidi"/>
            <w:webHidden/>
            <w:sz w:val="22"/>
          </w:rPr>
          <w:tab/>
        </w:r>
        <w:r w:rsidRPr="00B02236">
          <w:rPr>
            <w:rStyle w:val="Hyperlink"/>
            <w:rFonts w:asciiTheme="majorBidi" w:hAnsiTheme="majorBidi" w:cstheme="majorBidi"/>
            <w:webHidden/>
            <w:sz w:val="22"/>
          </w:rPr>
          <w:fldChar w:fldCharType="begin"/>
        </w:r>
        <w:r w:rsidRPr="00B02236">
          <w:rPr>
            <w:rStyle w:val="Hyperlink"/>
            <w:rFonts w:asciiTheme="majorBidi" w:hAnsiTheme="majorBidi" w:cstheme="majorBidi"/>
            <w:webHidden/>
            <w:sz w:val="22"/>
          </w:rPr>
          <w:instrText xml:space="preserve"> PAGEREF _Toc51490198 \h </w:instrText>
        </w:r>
        <w:r w:rsidRPr="00B02236">
          <w:rPr>
            <w:rStyle w:val="Hyperlink"/>
            <w:rFonts w:asciiTheme="majorBidi" w:hAnsiTheme="majorBidi" w:cstheme="majorBidi"/>
            <w:webHidden/>
            <w:sz w:val="22"/>
          </w:rPr>
        </w:r>
        <w:r w:rsidRPr="00B02236">
          <w:rPr>
            <w:rStyle w:val="Hyperlink"/>
            <w:rFonts w:asciiTheme="majorBidi" w:hAnsiTheme="majorBidi" w:cstheme="majorBidi"/>
            <w:webHidden/>
            <w:sz w:val="22"/>
          </w:rPr>
          <w:fldChar w:fldCharType="separate"/>
        </w:r>
        <w:r w:rsidRPr="00B02236">
          <w:rPr>
            <w:rStyle w:val="Hyperlink"/>
            <w:rFonts w:asciiTheme="majorBidi" w:hAnsiTheme="majorBidi" w:cstheme="majorBidi"/>
            <w:webHidden/>
            <w:sz w:val="22"/>
          </w:rPr>
          <w:t>5</w:t>
        </w:r>
        <w:r w:rsidRPr="00B02236">
          <w:rPr>
            <w:rStyle w:val="Hyperlink"/>
            <w:rFonts w:asciiTheme="majorBidi" w:hAnsiTheme="majorBidi" w:cstheme="majorBidi"/>
            <w:webHidden/>
            <w:sz w:val="22"/>
          </w:rPr>
          <w:fldChar w:fldCharType="end"/>
        </w:r>
      </w:hyperlink>
    </w:p>
    <w:p w14:paraId="3E32916E"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6" w:anchor="_Toc51490199" w:history="1">
        <w:r w:rsidR="00AB7F18" w:rsidRPr="00B02236">
          <w:rPr>
            <w:rStyle w:val="Hyperlink"/>
            <w:rFonts w:asciiTheme="majorBidi" w:hAnsiTheme="majorBidi" w:cstheme="majorBidi"/>
            <w:noProof/>
            <w:sz w:val="20"/>
            <w:szCs w:val="28"/>
          </w:rPr>
          <w:t>1.1</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Purpose of Document</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_Toc51490199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350207E5"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7" w:anchor="_Toc51490200" w:history="1">
        <w:r w:rsidR="00AB7F18" w:rsidRPr="00B02236">
          <w:rPr>
            <w:rStyle w:val="Hyperlink"/>
            <w:rFonts w:asciiTheme="majorBidi" w:hAnsiTheme="majorBidi" w:cstheme="majorBidi"/>
            <w:noProof/>
            <w:sz w:val="20"/>
            <w:szCs w:val="28"/>
          </w:rPr>
          <w:t>1.2</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Project Overview</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_Toc51490200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29F5BB5A" w14:textId="77777777" w:rsidR="00AB7F18" w:rsidRPr="00B02236" w:rsidRDefault="00B62737" w:rsidP="00AB7F18">
      <w:pPr>
        <w:pStyle w:val="TOC3"/>
        <w:tabs>
          <w:tab w:val="left" w:pos="1200"/>
          <w:tab w:val="right" w:leader="dot" w:pos="9350"/>
        </w:tabs>
        <w:rPr>
          <w:rStyle w:val="Hyperlink"/>
          <w:rFonts w:asciiTheme="majorBidi" w:hAnsiTheme="majorBidi" w:cstheme="majorBidi"/>
        </w:rPr>
      </w:pPr>
      <w:hyperlink r:id="rId8" w:anchor="_Toc51490201" w:history="1">
        <w:r w:rsidR="00AB7F18" w:rsidRPr="00B02236">
          <w:rPr>
            <w:rStyle w:val="Hyperlink"/>
            <w:rFonts w:asciiTheme="majorBidi" w:hAnsiTheme="majorBidi" w:cstheme="majorBidi"/>
            <w:noProof/>
            <w:sz w:val="20"/>
            <w:szCs w:val="28"/>
          </w:rPr>
          <w:t>1.3</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Scope</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_Toc51490201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53213965" w14:textId="77777777" w:rsidR="00AB7F18" w:rsidRPr="00B02236" w:rsidRDefault="00AB7F18" w:rsidP="00AB7F18">
      <w:pPr>
        <w:rPr>
          <w:rFonts w:asciiTheme="majorBidi" w:hAnsiTheme="majorBidi" w:cstheme="majorBidi"/>
        </w:rPr>
      </w:pPr>
    </w:p>
    <w:p w14:paraId="3CA3BF65" w14:textId="77777777" w:rsidR="00AB7F18" w:rsidRPr="00B02236" w:rsidRDefault="00B62737" w:rsidP="00AB7F18">
      <w:pPr>
        <w:pStyle w:val="TOC2"/>
        <w:tabs>
          <w:tab w:val="left" w:pos="960"/>
        </w:tabs>
        <w:rPr>
          <w:rFonts w:asciiTheme="majorBidi" w:hAnsiTheme="majorBidi" w:cstheme="majorBidi"/>
          <w:sz w:val="22"/>
        </w:rPr>
      </w:pPr>
      <w:hyperlink r:id="rId9" w:anchor="_Toc51490202" w:history="1">
        <w:r w:rsidR="00AB7F18" w:rsidRPr="00B02236">
          <w:rPr>
            <w:rStyle w:val="Hyperlink"/>
            <w:rFonts w:asciiTheme="majorBidi" w:hAnsiTheme="majorBidi" w:cstheme="majorBidi"/>
            <w:sz w:val="30"/>
            <w:szCs w:val="28"/>
          </w:rPr>
          <w:t>2.</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sz w:val="30"/>
            <w:szCs w:val="28"/>
          </w:rPr>
          <w:t>Overall System Description</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_Toc51490202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5</w:t>
        </w:r>
        <w:r w:rsidR="00AB7F18" w:rsidRPr="00B02236">
          <w:rPr>
            <w:rStyle w:val="Hyperlink"/>
            <w:rFonts w:asciiTheme="majorBidi" w:hAnsiTheme="majorBidi" w:cstheme="majorBidi"/>
            <w:webHidden/>
            <w:sz w:val="22"/>
          </w:rPr>
          <w:fldChar w:fldCharType="end"/>
        </w:r>
      </w:hyperlink>
    </w:p>
    <w:p w14:paraId="70F24826"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10" w:anchor="_Toc51490203" w:history="1">
        <w:r w:rsidR="00AB7F18" w:rsidRPr="00B02236">
          <w:rPr>
            <w:rStyle w:val="Hyperlink"/>
            <w:rFonts w:asciiTheme="majorBidi" w:hAnsiTheme="majorBidi" w:cstheme="majorBidi"/>
            <w:noProof/>
            <w:sz w:val="20"/>
            <w:szCs w:val="28"/>
          </w:rPr>
          <w:t>2.1</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User characteristics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_Toc51490203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19C6DE6E"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11" w:anchor="_Toc51490204" w:history="1">
        <w:r w:rsidR="00AB7F18" w:rsidRPr="00B02236">
          <w:rPr>
            <w:rStyle w:val="Hyperlink"/>
            <w:rFonts w:asciiTheme="majorBidi" w:hAnsiTheme="majorBidi" w:cstheme="majorBidi"/>
            <w:noProof/>
            <w:sz w:val="20"/>
            <w:szCs w:val="28"/>
          </w:rPr>
          <w:t>2.2</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Operating environment</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_Toc51490204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7D4FE8EA" w14:textId="77777777" w:rsidR="00AB7F18" w:rsidRPr="00B02236" w:rsidRDefault="00B62737" w:rsidP="00AB7F18">
      <w:pPr>
        <w:pStyle w:val="TOC3"/>
        <w:tabs>
          <w:tab w:val="left" w:pos="1200"/>
          <w:tab w:val="right" w:leader="dot" w:pos="9350"/>
        </w:tabs>
        <w:rPr>
          <w:rStyle w:val="Hyperlink"/>
          <w:rFonts w:asciiTheme="majorBidi" w:hAnsiTheme="majorBidi" w:cstheme="majorBidi"/>
        </w:rPr>
      </w:pPr>
      <w:hyperlink r:id="rId12" w:anchor="_Toc51490205" w:history="1">
        <w:r w:rsidR="00AB7F18" w:rsidRPr="00B02236">
          <w:rPr>
            <w:rStyle w:val="Hyperlink"/>
            <w:rFonts w:asciiTheme="majorBidi" w:hAnsiTheme="majorBidi" w:cstheme="majorBidi"/>
            <w:noProof/>
            <w:sz w:val="20"/>
            <w:szCs w:val="28"/>
          </w:rPr>
          <w:t>2.3</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System constraints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_Toc51490205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5</w:t>
        </w:r>
        <w:r w:rsidR="00AB7F18" w:rsidRPr="00B02236">
          <w:rPr>
            <w:rStyle w:val="Hyperlink"/>
            <w:rFonts w:asciiTheme="majorBidi" w:hAnsiTheme="majorBidi" w:cstheme="majorBidi"/>
            <w:noProof/>
            <w:webHidden/>
            <w:sz w:val="20"/>
          </w:rPr>
          <w:fldChar w:fldCharType="end"/>
        </w:r>
      </w:hyperlink>
    </w:p>
    <w:p w14:paraId="7DA759BB" w14:textId="77777777" w:rsidR="00AB7F18" w:rsidRPr="00B02236" w:rsidRDefault="00AB7F18" w:rsidP="00AB7F18">
      <w:pPr>
        <w:rPr>
          <w:rFonts w:asciiTheme="majorBidi" w:hAnsiTheme="majorBidi" w:cstheme="majorBidi"/>
        </w:rPr>
      </w:pPr>
    </w:p>
    <w:p w14:paraId="182A5D89" w14:textId="77777777" w:rsidR="00AB7F18" w:rsidRPr="00B02236" w:rsidRDefault="00B62737" w:rsidP="00AB7F18">
      <w:pPr>
        <w:pStyle w:val="TOC2"/>
        <w:tabs>
          <w:tab w:val="left" w:pos="960"/>
        </w:tabs>
        <w:rPr>
          <w:rFonts w:asciiTheme="majorBidi" w:hAnsiTheme="majorBidi" w:cstheme="majorBidi"/>
          <w:sz w:val="22"/>
        </w:rPr>
      </w:pPr>
      <w:hyperlink r:id="rId13" w:anchor="_Toc51490206" w:history="1">
        <w:r w:rsidR="00AB7F18" w:rsidRPr="00B02236">
          <w:rPr>
            <w:rStyle w:val="Hyperlink"/>
            <w:rFonts w:asciiTheme="majorBidi" w:hAnsiTheme="majorBidi" w:cstheme="majorBidi"/>
            <w:sz w:val="30"/>
            <w:szCs w:val="28"/>
          </w:rPr>
          <w:t>3.</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sz w:val="30"/>
            <w:szCs w:val="28"/>
          </w:rPr>
          <w:t>External Interface Requirements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_Toc51490206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6</w:t>
        </w:r>
        <w:r w:rsidR="00AB7F18" w:rsidRPr="00B02236">
          <w:rPr>
            <w:rStyle w:val="Hyperlink"/>
            <w:rFonts w:asciiTheme="majorBidi" w:hAnsiTheme="majorBidi" w:cstheme="majorBidi"/>
            <w:webHidden/>
            <w:sz w:val="22"/>
          </w:rPr>
          <w:fldChar w:fldCharType="end"/>
        </w:r>
      </w:hyperlink>
    </w:p>
    <w:p w14:paraId="2C531B53"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14" w:anchor="_Toc51490207" w:history="1">
        <w:r w:rsidR="00AB7F18" w:rsidRPr="00B02236">
          <w:rPr>
            <w:rStyle w:val="Hyperlink"/>
            <w:rFonts w:asciiTheme="majorBidi" w:hAnsiTheme="majorBidi" w:cstheme="majorBidi"/>
            <w:noProof/>
            <w:sz w:val="20"/>
            <w:szCs w:val="28"/>
          </w:rPr>
          <w:t>3.1</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Hardware Interfaces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_Toc51490207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0B4C0EBB"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15" w:anchor="_Toc51490208" w:history="1">
        <w:r w:rsidR="00AB7F18" w:rsidRPr="00B02236">
          <w:rPr>
            <w:rStyle w:val="Hyperlink"/>
            <w:rFonts w:asciiTheme="majorBidi" w:hAnsiTheme="majorBidi" w:cstheme="majorBidi"/>
            <w:noProof/>
            <w:sz w:val="20"/>
            <w:szCs w:val="28"/>
          </w:rPr>
          <w:t>3.2</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Software Interfaces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_Toc51490208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7FDDCBA9" w14:textId="77777777" w:rsidR="00AB7F18" w:rsidRPr="00B02236" w:rsidRDefault="00B62737" w:rsidP="00AB7F18">
      <w:pPr>
        <w:pStyle w:val="TOC3"/>
        <w:tabs>
          <w:tab w:val="left" w:pos="1200"/>
          <w:tab w:val="right" w:leader="dot" w:pos="9350"/>
        </w:tabs>
        <w:rPr>
          <w:rStyle w:val="Hyperlink"/>
          <w:rFonts w:asciiTheme="majorBidi" w:hAnsiTheme="majorBidi" w:cstheme="majorBidi"/>
        </w:rPr>
      </w:pPr>
      <w:hyperlink r:id="rId16" w:anchor="_Toc51490209" w:history="1">
        <w:r w:rsidR="00AB7F18" w:rsidRPr="00B02236">
          <w:rPr>
            <w:rStyle w:val="Hyperlink"/>
            <w:rFonts w:asciiTheme="majorBidi" w:hAnsiTheme="majorBidi" w:cstheme="majorBidi"/>
            <w:noProof/>
            <w:sz w:val="20"/>
            <w:szCs w:val="28"/>
          </w:rPr>
          <w:t>3.3</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Communications Interfaces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_Toc51490209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7ADB0748" w14:textId="77777777" w:rsidR="00AB7F18" w:rsidRPr="00B02236" w:rsidRDefault="00AB7F18" w:rsidP="00AB7F18">
      <w:pPr>
        <w:rPr>
          <w:rFonts w:asciiTheme="majorBidi" w:hAnsiTheme="majorBidi" w:cstheme="majorBidi"/>
        </w:rPr>
      </w:pPr>
    </w:p>
    <w:p w14:paraId="3FB33CC8" w14:textId="77777777" w:rsidR="00AB7F18" w:rsidRPr="00B02236" w:rsidRDefault="00B62737" w:rsidP="00AB7F18">
      <w:pPr>
        <w:pStyle w:val="TOC2"/>
        <w:tabs>
          <w:tab w:val="left" w:pos="960"/>
        </w:tabs>
        <w:rPr>
          <w:rFonts w:asciiTheme="majorBidi" w:hAnsiTheme="majorBidi" w:cstheme="majorBidi"/>
          <w:sz w:val="22"/>
        </w:rPr>
      </w:pPr>
      <w:hyperlink r:id="rId17" w:anchor="_Toc51490210" w:history="1">
        <w:r w:rsidR="00AB7F18" w:rsidRPr="00B02236">
          <w:rPr>
            <w:rStyle w:val="Hyperlink"/>
            <w:rFonts w:asciiTheme="majorBidi" w:hAnsiTheme="majorBidi" w:cstheme="majorBidi"/>
            <w:sz w:val="30"/>
            <w:szCs w:val="28"/>
          </w:rPr>
          <w:t>4.</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sz w:val="30"/>
            <w:szCs w:val="28"/>
          </w:rPr>
          <w:t>Functional Requirements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_Toc51490210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6</w:t>
        </w:r>
        <w:r w:rsidR="00AB7F18" w:rsidRPr="00B02236">
          <w:rPr>
            <w:rStyle w:val="Hyperlink"/>
            <w:rFonts w:asciiTheme="majorBidi" w:hAnsiTheme="majorBidi" w:cstheme="majorBidi"/>
            <w:webHidden/>
            <w:sz w:val="22"/>
          </w:rPr>
          <w:fldChar w:fldCharType="end"/>
        </w:r>
      </w:hyperlink>
    </w:p>
    <w:p w14:paraId="5A2FA696" w14:textId="77777777" w:rsidR="00AB7F18" w:rsidRPr="00B02236" w:rsidRDefault="00B62737" w:rsidP="00AB7F18">
      <w:pPr>
        <w:pStyle w:val="TOC2"/>
        <w:tabs>
          <w:tab w:val="left" w:pos="960"/>
        </w:tabs>
        <w:rPr>
          <w:rFonts w:asciiTheme="majorBidi" w:hAnsiTheme="majorBidi" w:cstheme="majorBidi"/>
          <w:sz w:val="22"/>
        </w:rPr>
      </w:pPr>
      <w:hyperlink r:id="rId18" w:anchor="_Toc51490211" w:history="1">
        <w:r w:rsidR="00AB7F18" w:rsidRPr="00B02236">
          <w:rPr>
            <w:rStyle w:val="Hyperlink"/>
            <w:rFonts w:asciiTheme="majorBidi" w:hAnsiTheme="majorBidi" w:cstheme="majorBidi"/>
            <w:sz w:val="30"/>
            <w:szCs w:val="28"/>
          </w:rPr>
          <w:t>5.</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sz w:val="30"/>
            <w:szCs w:val="28"/>
          </w:rPr>
          <w:t>Non-functional Requirements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_Toc51490211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6</w:t>
        </w:r>
        <w:r w:rsidR="00AB7F18" w:rsidRPr="00B02236">
          <w:rPr>
            <w:rStyle w:val="Hyperlink"/>
            <w:rFonts w:asciiTheme="majorBidi" w:hAnsiTheme="majorBidi" w:cstheme="majorBidi"/>
            <w:webHidden/>
            <w:sz w:val="22"/>
          </w:rPr>
          <w:fldChar w:fldCharType="end"/>
        </w:r>
      </w:hyperlink>
    </w:p>
    <w:p w14:paraId="7116B1D7"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19" w:anchor="_Toc51490212" w:history="1">
        <w:r w:rsidR="00AB7F18" w:rsidRPr="00B02236">
          <w:rPr>
            <w:rStyle w:val="Hyperlink"/>
            <w:rFonts w:asciiTheme="majorBidi" w:hAnsiTheme="majorBidi" w:cstheme="majorBidi"/>
            <w:noProof/>
            <w:sz w:val="20"/>
            <w:szCs w:val="28"/>
          </w:rPr>
          <w:t>5.1</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Performance Requirements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_Toc51490212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0EB16DC9"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20" w:anchor="_Toc51490213" w:history="1">
        <w:r w:rsidR="00AB7F18" w:rsidRPr="00B02236">
          <w:rPr>
            <w:rStyle w:val="Hyperlink"/>
            <w:rFonts w:asciiTheme="majorBidi" w:hAnsiTheme="majorBidi" w:cstheme="majorBidi"/>
            <w:noProof/>
            <w:sz w:val="20"/>
            <w:szCs w:val="28"/>
          </w:rPr>
          <w:t>5.2</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Safety Requirements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_Toc51490213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47CD620E" w14:textId="77777777" w:rsidR="00AB7F18" w:rsidRPr="00B02236" w:rsidRDefault="00B62737" w:rsidP="00AB7F18">
      <w:pPr>
        <w:pStyle w:val="TOC3"/>
        <w:tabs>
          <w:tab w:val="left" w:pos="1200"/>
          <w:tab w:val="right" w:leader="dot" w:pos="9350"/>
        </w:tabs>
        <w:rPr>
          <w:rFonts w:asciiTheme="majorBidi" w:hAnsiTheme="majorBidi" w:cstheme="majorBidi"/>
          <w:i w:val="0"/>
          <w:iCs w:val="0"/>
          <w:noProof/>
          <w:sz w:val="20"/>
        </w:rPr>
      </w:pPr>
      <w:hyperlink r:id="rId21" w:anchor="_Toc51490214" w:history="1">
        <w:r w:rsidR="00AB7F18" w:rsidRPr="00B02236">
          <w:rPr>
            <w:rStyle w:val="Hyperlink"/>
            <w:rFonts w:asciiTheme="majorBidi" w:hAnsiTheme="majorBidi" w:cstheme="majorBidi"/>
            <w:noProof/>
            <w:sz w:val="20"/>
            <w:szCs w:val="28"/>
          </w:rPr>
          <w:t>5.3</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Security Requirements</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_Toc51490214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6</w:t>
        </w:r>
        <w:r w:rsidR="00AB7F18" w:rsidRPr="00B02236">
          <w:rPr>
            <w:rStyle w:val="Hyperlink"/>
            <w:rFonts w:asciiTheme="majorBidi" w:hAnsiTheme="majorBidi" w:cstheme="majorBidi"/>
            <w:noProof/>
            <w:webHidden/>
            <w:sz w:val="20"/>
          </w:rPr>
          <w:fldChar w:fldCharType="end"/>
        </w:r>
      </w:hyperlink>
    </w:p>
    <w:p w14:paraId="2D37891B" w14:textId="77777777" w:rsidR="00AB7F18" w:rsidRPr="00B02236" w:rsidRDefault="00B62737" w:rsidP="00AB7F18">
      <w:pPr>
        <w:pStyle w:val="TOC3"/>
        <w:tabs>
          <w:tab w:val="left" w:pos="1200"/>
          <w:tab w:val="right" w:leader="dot" w:pos="9350"/>
        </w:tabs>
        <w:rPr>
          <w:rStyle w:val="Hyperlink"/>
          <w:rFonts w:asciiTheme="majorBidi" w:hAnsiTheme="majorBidi" w:cstheme="majorBidi"/>
        </w:rPr>
      </w:pPr>
      <w:hyperlink r:id="rId22" w:anchor="_Toc51490218" w:history="1">
        <w:r w:rsidR="00AB7F18" w:rsidRPr="00B02236">
          <w:rPr>
            <w:rStyle w:val="Hyperlink"/>
            <w:rFonts w:asciiTheme="majorBidi" w:hAnsiTheme="majorBidi" w:cstheme="majorBidi"/>
            <w:noProof/>
            <w:sz w:val="20"/>
            <w:szCs w:val="28"/>
          </w:rPr>
          <w:t>5.4</w:t>
        </w:r>
        <w:r w:rsidR="00AB7F18" w:rsidRPr="00B02236">
          <w:rPr>
            <w:rStyle w:val="Hyperlink"/>
            <w:rFonts w:asciiTheme="majorBidi" w:hAnsiTheme="majorBidi" w:cstheme="majorBidi"/>
            <w:i w:val="0"/>
            <w:iCs w:val="0"/>
            <w:noProof/>
            <w:sz w:val="20"/>
          </w:rPr>
          <w:tab/>
        </w:r>
        <w:r w:rsidR="00AB7F18" w:rsidRPr="00B02236">
          <w:rPr>
            <w:rStyle w:val="Hyperlink"/>
            <w:rFonts w:asciiTheme="majorBidi" w:hAnsiTheme="majorBidi" w:cstheme="majorBidi"/>
            <w:noProof/>
            <w:sz w:val="20"/>
            <w:szCs w:val="28"/>
          </w:rPr>
          <w:t>User Documentation</w:t>
        </w:r>
        <w:r w:rsidR="00AB7F18" w:rsidRPr="00B02236">
          <w:rPr>
            <w:rStyle w:val="Hyperlink"/>
            <w:rFonts w:asciiTheme="majorBidi" w:hAnsiTheme="majorBidi" w:cstheme="majorBidi"/>
            <w:noProof/>
            <w:webHidden/>
            <w:sz w:val="20"/>
          </w:rPr>
          <w:tab/>
        </w:r>
        <w:r w:rsidR="00AB7F18" w:rsidRPr="00B02236">
          <w:rPr>
            <w:rStyle w:val="Hyperlink"/>
            <w:rFonts w:asciiTheme="majorBidi" w:hAnsiTheme="majorBidi" w:cstheme="majorBidi"/>
            <w:noProof/>
            <w:webHidden/>
            <w:sz w:val="20"/>
          </w:rPr>
          <w:fldChar w:fldCharType="begin"/>
        </w:r>
        <w:r w:rsidR="00AB7F18" w:rsidRPr="00B02236">
          <w:rPr>
            <w:rStyle w:val="Hyperlink"/>
            <w:rFonts w:asciiTheme="majorBidi" w:hAnsiTheme="majorBidi" w:cstheme="majorBidi"/>
            <w:noProof/>
            <w:webHidden/>
            <w:sz w:val="20"/>
          </w:rPr>
          <w:instrText xml:space="preserve"> PAGEREF _Toc51490218 \h </w:instrText>
        </w:r>
        <w:r w:rsidR="00AB7F18" w:rsidRPr="00B02236">
          <w:rPr>
            <w:rStyle w:val="Hyperlink"/>
            <w:rFonts w:asciiTheme="majorBidi" w:hAnsiTheme="majorBidi" w:cstheme="majorBidi"/>
            <w:noProof/>
            <w:webHidden/>
            <w:sz w:val="20"/>
          </w:rPr>
        </w:r>
        <w:r w:rsidR="00AB7F18" w:rsidRPr="00B02236">
          <w:rPr>
            <w:rStyle w:val="Hyperlink"/>
            <w:rFonts w:asciiTheme="majorBidi" w:hAnsiTheme="majorBidi" w:cstheme="majorBidi"/>
            <w:noProof/>
            <w:webHidden/>
            <w:sz w:val="20"/>
          </w:rPr>
          <w:fldChar w:fldCharType="separate"/>
        </w:r>
        <w:r w:rsidR="00AB7F18" w:rsidRPr="00B02236">
          <w:rPr>
            <w:rStyle w:val="Hyperlink"/>
            <w:rFonts w:asciiTheme="majorBidi" w:hAnsiTheme="majorBidi" w:cstheme="majorBidi"/>
            <w:noProof/>
            <w:webHidden/>
            <w:sz w:val="20"/>
          </w:rPr>
          <w:t>7</w:t>
        </w:r>
        <w:r w:rsidR="00AB7F18" w:rsidRPr="00B02236">
          <w:rPr>
            <w:rStyle w:val="Hyperlink"/>
            <w:rFonts w:asciiTheme="majorBidi" w:hAnsiTheme="majorBidi" w:cstheme="majorBidi"/>
            <w:noProof/>
            <w:webHidden/>
            <w:sz w:val="20"/>
          </w:rPr>
          <w:fldChar w:fldCharType="end"/>
        </w:r>
      </w:hyperlink>
    </w:p>
    <w:p w14:paraId="4693985D" w14:textId="77777777" w:rsidR="00AB7F18" w:rsidRPr="00B02236" w:rsidRDefault="00AB7F18" w:rsidP="00AB7F18">
      <w:pPr>
        <w:rPr>
          <w:rFonts w:asciiTheme="majorBidi" w:hAnsiTheme="majorBidi" w:cstheme="majorBidi"/>
        </w:rPr>
      </w:pPr>
    </w:p>
    <w:p w14:paraId="27491389" w14:textId="77777777" w:rsidR="00AB7F18" w:rsidRPr="00B02236" w:rsidRDefault="00B62737" w:rsidP="00AB7F18">
      <w:pPr>
        <w:pStyle w:val="TOC2"/>
        <w:tabs>
          <w:tab w:val="left" w:pos="960"/>
        </w:tabs>
        <w:rPr>
          <w:rFonts w:asciiTheme="majorBidi" w:hAnsiTheme="majorBidi" w:cstheme="majorBidi"/>
          <w:sz w:val="22"/>
        </w:rPr>
      </w:pPr>
      <w:hyperlink r:id="rId23" w:anchor="_Toc51490219" w:history="1">
        <w:r w:rsidR="00AB7F18" w:rsidRPr="00B02236">
          <w:rPr>
            <w:rStyle w:val="Hyperlink"/>
            <w:rFonts w:asciiTheme="majorBidi" w:hAnsiTheme="majorBidi" w:cstheme="majorBidi"/>
            <w:sz w:val="30"/>
            <w:szCs w:val="28"/>
          </w:rPr>
          <w:t>6.</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sz w:val="30"/>
            <w:szCs w:val="28"/>
          </w:rPr>
          <w:t>Assumptions and Dependencies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_Toc51490219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7</w:t>
        </w:r>
        <w:r w:rsidR="00AB7F18" w:rsidRPr="00B02236">
          <w:rPr>
            <w:rStyle w:val="Hyperlink"/>
            <w:rFonts w:asciiTheme="majorBidi" w:hAnsiTheme="majorBidi" w:cstheme="majorBidi"/>
            <w:webHidden/>
            <w:sz w:val="22"/>
          </w:rPr>
          <w:fldChar w:fldCharType="end"/>
        </w:r>
      </w:hyperlink>
    </w:p>
    <w:p w14:paraId="397F29E4" w14:textId="77777777" w:rsidR="00AB7F18" w:rsidRPr="00B02236" w:rsidRDefault="00B62737" w:rsidP="00AB7F18">
      <w:pPr>
        <w:pStyle w:val="TOC2"/>
        <w:tabs>
          <w:tab w:val="left" w:pos="960"/>
        </w:tabs>
        <w:rPr>
          <w:rFonts w:asciiTheme="majorBidi" w:hAnsiTheme="majorBidi" w:cstheme="majorBidi"/>
          <w:sz w:val="22"/>
        </w:rPr>
      </w:pPr>
      <w:hyperlink r:id="rId24" w:anchor="_Toc51490220" w:history="1">
        <w:r w:rsidR="00AB7F18" w:rsidRPr="00B02236">
          <w:rPr>
            <w:rStyle w:val="Hyperlink"/>
            <w:rFonts w:asciiTheme="majorBidi" w:hAnsiTheme="majorBidi" w:cstheme="majorBidi"/>
            <w:sz w:val="30"/>
            <w:szCs w:val="28"/>
          </w:rPr>
          <w:t>7.</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b/>
            <w:bCs/>
            <w:sz w:val="28"/>
            <w:szCs w:val="28"/>
          </w:rPr>
          <w:t>R</w:t>
        </w:r>
        <w:r w:rsidR="00AB7F18" w:rsidRPr="00B02236">
          <w:rPr>
            <w:rStyle w:val="Hyperlink"/>
            <w:rFonts w:asciiTheme="majorBidi" w:hAnsiTheme="majorBidi" w:cstheme="majorBidi"/>
            <w:sz w:val="28"/>
            <w:szCs w:val="28"/>
          </w:rPr>
          <w:t>eferences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_Toc51490220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7</w:t>
        </w:r>
        <w:r w:rsidR="00AB7F18" w:rsidRPr="00B02236">
          <w:rPr>
            <w:rStyle w:val="Hyperlink"/>
            <w:rFonts w:asciiTheme="majorBidi" w:hAnsiTheme="majorBidi" w:cstheme="majorBidi"/>
            <w:webHidden/>
            <w:sz w:val="22"/>
          </w:rPr>
          <w:fldChar w:fldCharType="end"/>
        </w:r>
      </w:hyperlink>
    </w:p>
    <w:p w14:paraId="5E76CF5E" w14:textId="77777777" w:rsidR="00AB7F18" w:rsidRPr="00B02236" w:rsidRDefault="00B62737" w:rsidP="00AB7F18">
      <w:pPr>
        <w:pStyle w:val="TOC2"/>
        <w:tabs>
          <w:tab w:val="left" w:pos="960"/>
        </w:tabs>
        <w:rPr>
          <w:rFonts w:asciiTheme="majorBidi" w:hAnsiTheme="majorBidi" w:cstheme="majorBidi"/>
          <w:sz w:val="22"/>
        </w:rPr>
      </w:pPr>
      <w:hyperlink r:id="rId25" w:anchor="_Toc51490221" w:history="1">
        <w:r w:rsidR="00AB7F18" w:rsidRPr="00B02236">
          <w:rPr>
            <w:rStyle w:val="Hyperlink"/>
            <w:rFonts w:asciiTheme="majorBidi" w:hAnsiTheme="majorBidi" w:cstheme="majorBidi"/>
            <w:sz w:val="30"/>
            <w:szCs w:val="28"/>
          </w:rPr>
          <w:t>8.</w:t>
        </w:r>
        <w:r w:rsidR="00AB7F18" w:rsidRPr="00B02236">
          <w:rPr>
            <w:rStyle w:val="Hyperlink"/>
            <w:rFonts w:asciiTheme="majorBidi" w:hAnsiTheme="majorBidi" w:cstheme="majorBidi"/>
            <w:sz w:val="22"/>
          </w:rPr>
          <w:tab/>
        </w:r>
        <w:r w:rsidR="00AB7F18" w:rsidRPr="00B02236">
          <w:rPr>
            <w:rStyle w:val="Hyperlink"/>
            <w:rFonts w:asciiTheme="majorBidi" w:hAnsiTheme="majorBidi" w:cstheme="majorBidi"/>
            <w:b/>
            <w:bCs/>
            <w:sz w:val="28"/>
            <w:szCs w:val="28"/>
          </w:rPr>
          <w:t>A</w:t>
        </w:r>
        <w:r w:rsidR="00AB7F18" w:rsidRPr="00B02236">
          <w:rPr>
            <w:rStyle w:val="Hyperlink"/>
            <w:rFonts w:asciiTheme="majorBidi" w:hAnsiTheme="majorBidi" w:cstheme="majorBidi"/>
            <w:sz w:val="28"/>
            <w:szCs w:val="28"/>
          </w:rPr>
          <w:t>ppendices</w:t>
        </w:r>
        <w:r w:rsidR="00AB7F18" w:rsidRPr="00B02236">
          <w:rPr>
            <w:rStyle w:val="Hyperlink"/>
            <w:rFonts w:asciiTheme="majorBidi" w:hAnsiTheme="majorBidi" w:cstheme="majorBidi"/>
            <w:webHidden/>
            <w:sz w:val="22"/>
          </w:rPr>
          <w:tab/>
        </w:r>
        <w:r w:rsidR="00AB7F18" w:rsidRPr="00B02236">
          <w:rPr>
            <w:rStyle w:val="Hyperlink"/>
            <w:rFonts w:asciiTheme="majorBidi" w:hAnsiTheme="majorBidi" w:cstheme="majorBidi"/>
            <w:webHidden/>
            <w:sz w:val="22"/>
          </w:rPr>
          <w:fldChar w:fldCharType="begin"/>
        </w:r>
        <w:r w:rsidR="00AB7F18" w:rsidRPr="00B02236">
          <w:rPr>
            <w:rStyle w:val="Hyperlink"/>
            <w:rFonts w:asciiTheme="majorBidi" w:hAnsiTheme="majorBidi" w:cstheme="majorBidi"/>
            <w:webHidden/>
            <w:sz w:val="22"/>
          </w:rPr>
          <w:instrText xml:space="preserve"> PAGEREF _Toc51490221 \h </w:instrText>
        </w:r>
        <w:r w:rsidR="00AB7F18" w:rsidRPr="00B02236">
          <w:rPr>
            <w:rStyle w:val="Hyperlink"/>
            <w:rFonts w:asciiTheme="majorBidi" w:hAnsiTheme="majorBidi" w:cstheme="majorBidi"/>
            <w:webHidden/>
            <w:sz w:val="22"/>
          </w:rPr>
        </w:r>
        <w:r w:rsidR="00AB7F18" w:rsidRPr="00B02236">
          <w:rPr>
            <w:rStyle w:val="Hyperlink"/>
            <w:rFonts w:asciiTheme="majorBidi" w:hAnsiTheme="majorBidi" w:cstheme="majorBidi"/>
            <w:webHidden/>
            <w:sz w:val="22"/>
          </w:rPr>
          <w:fldChar w:fldCharType="separate"/>
        </w:r>
        <w:r w:rsidR="00AB7F18" w:rsidRPr="00B02236">
          <w:rPr>
            <w:rStyle w:val="Hyperlink"/>
            <w:rFonts w:asciiTheme="majorBidi" w:hAnsiTheme="majorBidi" w:cstheme="majorBidi"/>
            <w:webHidden/>
            <w:sz w:val="22"/>
          </w:rPr>
          <w:t>7</w:t>
        </w:r>
        <w:r w:rsidR="00AB7F18" w:rsidRPr="00B02236">
          <w:rPr>
            <w:rStyle w:val="Hyperlink"/>
            <w:rFonts w:asciiTheme="majorBidi" w:hAnsiTheme="majorBidi" w:cstheme="majorBidi"/>
            <w:webHidden/>
            <w:sz w:val="22"/>
          </w:rPr>
          <w:fldChar w:fldCharType="end"/>
        </w:r>
      </w:hyperlink>
    </w:p>
    <w:p w14:paraId="1913DAA5" w14:textId="0EFE2431" w:rsidR="00AC7121" w:rsidRPr="00B02236" w:rsidRDefault="00AB7F18" w:rsidP="00AB7F18">
      <w:pPr>
        <w:rPr>
          <w:rFonts w:asciiTheme="majorBidi" w:hAnsiTheme="majorBidi" w:cstheme="majorBidi"/>
        </w:rPr>
      </w:pPr>
      <w:r w:rsidRPr="00B02236">
        <w:rPr>
          <w:rFonts w:asciiTheme="majorBidi" w:hAnsiTheme="majorBidi" w:cstheme="majorBidi"/>
          <w:bCs/>
          <w:smallCaps/>
          <w:sz w:val="18"/>
          <w:szCs w:val="20"/>
        </w:rPr>
        <w:fldChar w:fldCharType="end"/>
      </w:r>
      <w:r w:rsidR="00C42AF9" w:rsidRPr="00B02236">
        <w:rPr>
          <w:rFonts w:asciiTheme="majorBidi" w:hAnsiTheme="majorBidi" w:cstheme="majorBidi"/>
        </w:rPr>
        <w:br w:type="page"/>
      </w:r>
    </w:p>
    <w:p w14:paraId="29B7BA65"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lastRenderedPageBreak/>
        <w:t>1. Introduction</w:t>
      </w:r>
    </w:p>
    <w:p w14:paraId="08766EFD"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1.1 Purpose of Document</w:t>
      </w:r>
    </w:p>
    <w:p w14:paraId="428C9F86" w14:textId="5EB291AC" w:rsidR="00AC7121" w:rsidRPr="001F5EBE" w:rsidRDefault="001F5EBE" w:rsidP="001F5EBE">
      <w:pPr>
        <w:spacing w:after="160"/>
        <w:rPr>
          <w:rFonts w:asciiTheme="majorBidi" w:hAnsiTheme="majorBidi" w:cstheme="majorBidi"/>
        </w:rPr>
      </w:pPr>
      <w:r w:rsidRPr="001F5EBE">
        <w:rPr>
          <w:rFonts w:asciiTheme="majorBidi" w:hAnsiTheme="majorBidi" w:cstheme="majorBidi"/>
        </w:rPr>
        <w:t>This document defines the software requirements for the Smart Glasses App. It covers the system features, interfaces, functional and non-functional requirements, and operating environment. The intended audience is the project team, internal advisors, evaluators, and anyone involved in the design or implementation of the application.</w:t>
      </w:r>
    </w:p>
    <w:p w14:paraId="27D0B9B0"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1.2 Project Overview</w:t>
      </w:r>
    </w:p>
    <w:p w14:paraId="0D705EE5" w14:textId="12B7E5FD" w:rsidR="00AC7121" w:rsidRPr="001F5EBE" w:rsidRDefault="001F5EBE" w:rsidP="001F5EBE">
      <w:pPr>
        <w:spacing w:after="160"/>
        <w:rPr>
          <w:rFonts w:asciiTheme="majorBidi" w:hAnsiTheme="majorBidi" w:cstheme="majorBidi"/>
        </w:rPr>
      </w:pPr>
      <w:r w:rsidRPr="001F5EBE">
        <w:rPr>
          <w:rFonts w:asciiTheme="majorBidi" w:hAnsiTheme="majorBidi" w:cstheme="majorBidi"/>
          <w:b/>
          <w:bCs/>
        </w:rPr>
        <w:t>Smart Glasses App</w:t>
      </w:r>
      <w:r w:rsidRPr="001F5EBE">
        <w:rPr>
          <w:rFonts w:asciiTheme="majorBidi" w:hAnsiTheme="majorBidi" w:cstheme="majorBidi"/>
        </w:rPr>
        <w:t xml:space="preserve"> is a mobile application that helps users choose eyeglass frames suited to their face shape. The user captures a photo through the app, which first validates that exactly one clear, forward-facing face is present. If no face is detected or multiple faces appear, an alert prompts the user to retake the image. The validated photo is then sent to the </w:t>
      </w:r>
      <w:r w:rsidRPr="001F5EBE">
        <w:rPr>
          <w:rFonts w:asciiTheme="majorBidi" w:hAnsiTheme="majorBidi" w:cstheme="majorBidi"/>
          <w:b/>
          <w:bCs/>
        </w:rPr>
        <w:t>Google Gemini 2.5 API</w:t>
      </w:r>
      <w:r w:rsidRPr="001F5EBE">
        <w:rPr>
          <w:rFonts w:asciiTheme="majorBidi" w:hAnsiTheme="majorBidi" w:cstheme="majorBidi"/>
        </w:rPr>
        <w:t>, which classifies the face shape and returns a structured recommendation. The app displays suitable frame styles based on that output, removing the need for specialized hardware or subjective staff input.</w:t>
      </w:r>
    </w:p>
    <w:p w14:paraId="2AF53562"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1.3 Scope</w:t>
      </w:r>
    </w:p>
    <w:p w14:paraId="1C0DC14D" w14:textId="56041A06" w:rsidR="00AC7121" w:rsidRPr="001F5EBE" w:rsidRDefault="001F5EBE" w:rsidP="001F5EBE">
      <w:pPr>
        <w:spacing w:after="160"/>
        <w:rPr>
          <w:rFonts w:asciiTheme="majorBidi" w:hAnsiTheme="majorBidi" w:cstheme="majorBidi"/>
        </w:rPr>
      </w:pPr>
      <w:r w:rsidRPr="001F5EBE">
        <w:rPr>
          <w:rFonts w:asciiTheme="majorBidi" w:hAnsiTheme="majorBidi" w:cstheme="majorBidi"/>
        </w:rPr>
        <w:t>The project delivers a functional Android prototype that captures facial images, validates them, submits them to the Gemini 2.5 API, and displays personalized frame recommendations. Online purchasing, AR virtual try-on, and cloud storage are outside the scope. The application requires an internet connection and runs on any standard Android smartphone.</w:t>
      </w:r>
    </w:p>
    <w:p w14:paraId="3CDE75F0"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2. Overall System Description</w:t>
      </w:r>
    </w:p>
    <w:p w14:paraId="3D5F3F12" w14:textId="7332EA61" w:rsidR="00AC7121" w:rsidRPr="001F5EBE" w:rsidRDefault="001F5EBE" w:rsidP="001F5EBE">
      <w:pPr>
        <w:spacing w:after="160"/>
        <w:rPr>
          <w:rFonts w:asciiTheme="majorBidi" w:hAnsiTheme="majorBidi" w:cstheme="majorBidi"/>
        </w:rPr>
      </w:pPr>
      <w:r w:rsidRPr="001F5EBE">
        <w:rPr>
          <w:rFonts w:asciiTheme="majorBidi" w:hAnsiTheme="majorBidi" w:cstheme="majorBidi"/>
        </w:rPr>
        <w:t>The system combines the smartphone camera, a local face detection module, and the Gemini 2.5 API to perform image capture, face validation, and AI-driven eyewear recommendation entirely within a mobile interface.</w:t>
      </w:r>
    </w:p>
    <w:p w14:paraId="0A0368F0"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2.1 User Characteristics</w:t>
      </w:r>
    </w:p>
    <w:p w14:paraId="0E4EBF69"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Primary Users: </w:t>
      </w:r>
      <w:r w:rsidRPr="001F5EBE">
        <w:rPr>
          <w:rFonts w:asciiTheme="majorBidi" w:hAnsiTheme="majorBidi" w:cstheme="majorBidi"/>
        </w:rPr>
        <w:t>Any individual looking for eyeglass frame recommendations based on their face shape. No technical background is required to use the application.</w:t>
      </w:r>
    </w:p>
    <w:p w14:paraId="7E11CC3F"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Secondary Users: </w:t>
      </w:r>
      <w:r w:rsidRPr="001F5EBE">
        <w:rPr>
          <w:rFonts w:asciiTheme="majorBidi" w:hAnsiTheme="majorBidi" w:cstheme="majorBidi"/>
        </w:rPr>
        <w:t>Optical shop staff who may guide customers through the application to demonstrate frame suitability.</w:t>
      </w:r>
    </w:p>
    <w:p w14:paraId="74923F0E"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2.2 Operating Environment</w:t>
      </w:r>
    </w:p>
    <w:p w14:paraId="4A38094B"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Hardware: </w:t>
      </w:r>
      <w:r w:rsidRPr="001F5EBE">
        <w:rPr>
          <w:rFonts w:asciiTheme="majorBidi" w:hAnsiTheme="majorBidi" w:cstheme="majorBidi"/>
        </w:rPr>
        <w:t>Android smartphone with a functional front-facing or rear camera.</w:t>
      </w:r>
    </w:p>
    <w:p w14:paraId="62C96EE4"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Software: </w:t>
      </w:r>
      <w:r w:rsidRPr="001F5EBE">
        <w:rPr>
          <w:rFonts w:asciiTheme="majorBidi" w:hAnsiTheme="majorBidi" w:cstheme="majorBidi"/>
        </w:rPr>
        <w:t>React Native mobile application (Android); Google Gemini 2.5 API for cloud-based AI analysis.</w:t>
      </w:r>
    </w:p>
    <w:p w14:paraId="64B00934"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Operating System: </w:t>
      </w:r>
      <w:r w:rsidRPr="001F5EBE">
        <w:rPr>
          <w:rFonts w:asciiTheme="majorBidi" w:hAnsiTheme="majorBidi" w:cstheme="majorBidi"/>
        </w:rPr>
        <w:t>Android 10 or above.</w:t>
      </w:r>
    </w:p>
    <w:p w14:paraId="505DEAB4"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Connectivity: </w:t>
      </w:r>
      <w:r w:rsidRPr="001F5EBE">
        <w:rPr>
          <w:rFonts w:asciiTheme="majorBidi" w:hAnsiTheme="majorBidi" w:cstheme="majorBidi"/>
        </w:rPr>
        <w:t>Active internet connection (4G or Wi-Fi) required for API communication.</w:t>
      </w:r>
    </w:p>
    <w:p w14:paraId="6BFDC604" w14:textId="68388046" w:rsidR="00AC7121" w:rsidRPr="001F5EBE" w:rsidRDefault="001F5EBE" w:rsidP="001F5EBE">
      <w:pPr>
        <w:spacing w:after="160"/>
        <w:rPr>
          <w:rFonts w:asciiTheme="majorBidi" w:hAnsiTheme="majorBidi" w:cstheme="majorBidi"/>
        </w:rPr>
      </w:pPr>
      <w:r w:rsidRPr="001F5EBE">
        <w:rPr>
          <w:rFonts w:asciiTheme="majorBidi" w:hAnsiTheme="majorBidi" w:cstheme="majorBidi"/>
          <w:b/>
          <w:bCs/>
        </w:rPr>
        <w:lastRenderedPageBreak/>
        <w:t xml:space="preserve">Environment: </w:t>
      </w:r>
      <w:r w:rsidRPr="001F5EBE">
        <w:rPr>
          <w:rFonts w:asciiTheme="majorBidi" w:hAnsiTheme="majorBidi" w:cstheme="majorBidi"/>
        </w:rPr>
        <w:t>Any setting with adequate lighting for clear facial image capture.</w:t>
      </w:r>
    </w:p>
    <w:p w14:paraId="01A27587"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2.3 System Constraints</w:t>
      </w:r>
    </w:p>
    <w:p w14:paraId="6683B92A" w14:textId="77777777" w:rsidR="001F5EBE"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API Dependency: </w:t>
      </w:r>
      <w:r w:rsidRPr="001F5EBE">
        <w:rPr>
          <w:rFonts w:asciiTheme="majorBidi" w:hAnsiTheme="majorBidi" w:cstheme="majorBidi"/>
        </w:rPr>
        <w:t>Recommendation functionality requires internet access to reach the Gemini 2.5 API. No offline fallback is available.</w:t>
      </w:r>
    </w:p>
    <w:p w14:paraId="66637166" w14:textId="77777777" w:rsidR="001F5EBE"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Single Face Requirement: </w:t>
      </w:r>
      <w:r w:rsidRPr="001F5EBE">
        <w:rPr>
          <w:rFonts w:asciiTheme="majorBidi" w:hAnsiTheme="majorBidi" w:cstheme="majorBidi"/>
        </w:rPr>
        <w:t>The system accepts only one face per image. No-face and multi-face inputs are rejected with appropriate alerts.</w:t>
      </w:r>
    </w:p>
    <w:p w14:paraId="10023A89" w14:textId="77777777" w:rsidR="001F5EBE"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Lighting: </w:t>
      </w:r>
      <w:r w:rsidRPr="001F5EBE">
        <w:rPr>
          <w:rFonts w:asciiTheme="majorBidi" w:hAnsiTheme="majorBidi" w:cstheme="majorBidi"/>
        </w:rPr>
        <w:t>Poor lighting can reduce face detection accuracy and affect classification quality.</w:t>
      </w:r>
    </w:p>
    <w:p w14:paraId="408C6380" w14:textId="77777777" w:rsidR="001F5EBE"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Privacy: </w:t>
      </w:r>
      <w:r w:rsidRPr="001F5EBE">
        <w:rPr>
          <w:rFonts w:asciiTheme="majorBidi" w:hAnsiTheme="majorBidi" w:cstheme="majorBidi"/>
        </w:rPr>
        <w:t>No user images or personal data are stored beyond the active session.</w:t>
      </w:r>
    </w:p>
    <w:p w14:paraId="64D1F526" w14:textId="77777777" w:rsidR="001F5EBE"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Platform: </w:t>
      </w:r>
      <w:r w:rsidRPr="001F5EBE">
        <w:rPr>
          <w:rFonts w:asciiTheme="majorBidi" w:hAnsiTheme="majorBidi" w:cstheme="majorBidi"/>
        </w:rPr>
        <w:t>This prototype targets Android only; iOS is excluded from the current release.</w:t>
      </w:r>
    </w:p>
    <w:p w14:paraId="5C862668" w14:textId="27221B01" w:rsidR="00AC7121" w:rsidRPr="001F5EBE" w:rsidRDefault="001F5EBE" w:rsidP="001F5EBE">
      <w:pPr>
        <w:pStyle w:val="ListParagraph"/>
        <w:numPr>
          <w:ilvl w:val="0"/>
          <w:numId w:val="4"/>
        </w:numPr>
        <w:spacing w:after="100"/>
        <w:rPr>
          <w:rFonts w:asciiTheme="majorBidi" w:hAnsiTheme="majorBidi" w:cstheme="majorBidi"/>
        </w:rPr>
      </w:pPr>
      <w:r w:rsidRPr="001F5EBE">
        <w:rPr>
          <w:rFonts w:asciiTheme="majorBidi" w:hAnsiTheme="majorBidi" w:cstheme="majorBidi"/>
          <w:b/>
          <w:bCs/>
        </w:rPr>
        <w:t xml:space="preserve">Legal: </w:t>
      </w:r>
      <w:r w:rsidRPr="001F5EBE">
        <w:rPr>
          <w:rFonts w:asciiTheme="majorBidi" w:hAnsiTheme="majorBidi" w:cstheme="majorBidi"/>
        </w:rPr>
        <w:t>API usage must comply with Google's terms of service and applicable data protection guidelines.</w:t>
      </w:r>
    </w:p>
    <w:p w14:paraId="217C439E"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3. External Interface Requirements</w:t>
      </w:r>
    </w:p>
    <w:p w14:paraId="373AC417"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3.1 Hardware Interfaces</w:t>
      </w:r>
    </w:p>
    <w:p w14:paraId="57FD036F"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Device Camera: </w:t>
      </w:r>
      <w:r w:rsidRPr="001F5EBE">
        <w:rPr>
          <w:rFonts w:asciiTheme="majorBidi" w:hAnsiTheme="majorBidi" w:cstheme="majorBidi"/>
        </w:rPr>
        <w:t>Captures the user's facial image and passes it to the face detection module.</w:t>
      </w:r>
    </w:p>
    <w:p w14:paraId="20799364"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Display Screen: </w:t>
      </w:r>
      <w:r w:rsidRPr="001F5EBE">
        <w:rPr>
          <w:rFonts w:asciiTheme="majorBidi" w:hAnsiTheme="majorBidi" w:cstheme="majorBidi"/>
        </w:rPr>
        <w:t>Renders the live camera preview, validation alerts, and recommendation results.</w:t>
      </w:r>
    </w:p>
    <w:p w14:paraId="7318238A"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Temporary Storage: </w:t>
      </w:r>
      <w:r w:rsidRPr="001F5EBE">
        <w:rPr>
          <w:rFonts w:asciiTheme="majorBidi" w:hAnsiTheme="majorBidi" w:cstheme="majorBidi"/>
        </w:rPr>
        <w:t>Captured images are held in volatile memory during the session only and are not written to permanent device storage.</w:t>
      </w:r>
    </w:p>
    <w:p w14:paraId="7BA8ADB7"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3.2 Software Interfaces</w:t>
      </w:r>
    </w:p>
    <w:p w14:paraId="4B2DEAE9"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React Native Camera Module: </w:t>
      </w:r>
      <w:r w:rsidRPr="001F5EBE">
        <w:rPr>
          <w:rFonts w:asciiTheme="majorBidi" w:hAnsiTheme="majorBidi" w:cstheme="majorBidi"/>
        </w:rPr>
        <w:t>Manages camera access, image capture permissions, and live preview within the app.</w:t>
      </w:r>
    </w:p>
    <w:p w14:paraId="3B99B879"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Face Detection Library: </w:t>
      </w:r>
      <w:r w:rsidRPr="001F5EBE">
        <w:rPr>
          <w:rFonts w:asciiTheme="majorBidi" w:hAnsiTheme="majorBidi" w:cstheme="majorBidi"/>
        </w:rPr>
        <w:t>Scans the captured image to detect the number of faces present, enabling single-face validation before any API call is made.</w:t>
      </w:r>
    </w:p>
    <w:p w14:paraId="780A30E5" w14:textId="1E2F96AE" w:rsidR="00AC7121"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Google Gemini 2.5 API: </w:t>
      </w:r>
      <w:r w:rsidRPr="001F5EBE">
        <w:rPr>
          <w:rFonts w:asciiTheme="majorBidi" w:hAnsiTheme="majorBidi" w:cstheme="majorBidi"/>
        </w:rPr>
        <w:t>Receives the validated image via HTTP request using the configured endpoint URL and API key. Returns a structured text response with the classified face shape and frame recommendations.</w:t>
      </w:r>
    </w:p>
    <w:p w14:paraId="3A02C3A4"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3.3 Communications Interfaces</w:t>
      </w:r>
    </w:p>
    <w:p w14:paraId="3F00A550" w14:textId="77777777" w:rsidR="001F5EBE" w:rsidRPr="001F5EBE" w:rsidRDefault="001F5EBE" w:rsidP="001F5EBE">
      <w:pPr>
        <w:spacing w:after="160"/>
        <w:rPr>
          <w:rFonts w:asciiTheme="majorBidi" w:hAnsiTheme="majorBidi" w:cstheme="majorBidi"/>
        </w:rPr>
      </w:pPr>
      <w:r w:rsidRPr="001F5EBE">
        <w:rPr>
          <w:rFonts w:asciiTheme="majorBidi" w:hAnsiTheme="majorBidi" w:cstheme="majorBidi"/>
          <w:b/>
          <w:bCs/>
        </w:rPr>
        <w:t xml:space="preserve">HTTPS / REST API: </w:t>
      </w:r>
      <w:r w:rsidRPr="001F5EBE">
        <w:rPr>
          <w:rFonts w:asciiTheme="majorBidi" w:hAnsiTheme="majorBidi" w:cstheme="majorBidi"/>
        </w:rPr>
        <w:t>All communication with the Gemini 2.5 API occurs over a secure HTTPS connection authenticated by an API key.</w:t>
      </w:r>
    </w:p>
    <w:p w14:paraId="39A9626E" w14:textId="2EE71F1E" w:rsidR="00AC7121" w:rsidRPr="001F5EBE" w:rsidRDefault="001F5EBE" w:rsidP="001F5EBE">
      <w:pPr>
        <w:spacing w:after="160"/>
        <w:rPr>
          <w:rFonts w:asciiTheme="majorBidi" w:hAnsiTheme="majorBidi" w:cstheme="majorBidi"/>
        </w:rPr>
      </w:pPr>
      <w:r w:rsidRPr="001F5EBE">
        <w:rPr>
          <w:rFonts w:asciiTheme="majorBidi" w:hAnsiTheme="majorBidi" w:cstheme="majorBidi"/>
        </w:rPr>
        <w:t>No local database is used. The system does not retain user data, session history, or frame inventory between sessions.</w:t>
      </w:r>
    </w:p>
    <w:p w14:paraId="4E4166CF" w14:textId="77777777" w:rsidR="001F5EBE" w:rsidRDefault="001F5EBE">
      <w:pPr>
        <w:pStyle w:val="Heading1"/>
        <w:rPr>
          <w:rFonts w:asciiTheme="majorBidi" w:hAnsiTheme="majorBidi" w:cstheme="majorBidi"/>
        </w:rPr>
      </w:pPr>
    </w:p>
    <w:p w14:paraId="3231DA12" w14:textId="4B81D125" w:rsidR="00AC7121" w:rsidRPr="00B02236" w:rsidRDefault="00C42AF9">
      <w:pPr>
        <w:pStyle w:val="Heading1"/>
        <w:rPr>
          <w:rFonts w:asciiTheme="majorBidi" w:hAnsiTheme="majorBidi" w:cstheme="majorBidi"/>
        </w:rPr>
      </w:pPr>
      <w:r w:rsidRPr="00B02236">
        <w:rPr>
          <w:rFonts w:asciiTheme="majorBidi" w:hAnsiTheme="majorBidi" w:cstheme="majorBidi"/>
        </w:rPr>
        <w:lastRenderedPageBreak/>
        <w:t>4. Functional Requirements</w:t>
      </w:r>
    </w:p>
    <w:p w14:paraId="3D87C2A6" w14:textId="77777777" w:rsidR="00AC7121" w:rsidRPr="00B02236" w:rsidRDefault="00AC7121">
      <w:pPr>
        <w:spacing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F5EBE" w:rsidRPr="001F5EBE" w14:paraId="48F3FDFD" w14:textId="77777777" w:rsidTr="001F5EBE">
        <w:tc>
          <w:tcPr>
            <w:tcW w:w="1200" w:type="dxa"/>
            <w:tcBorders>
              <w:top w:val="single" w:sz="2" w:space="0" w:color="1F3864"/>
              <w:left w:val="single" w:sz="2" w:space="0" w:color="1F3864"/>
              <w:bottom w:val="single" w:sz="2" w:space="0" w:color="1F3864"/>
              <w:right w:val="single" w:sz="2" w:space="0" w:color="1F3864"/>
            </w:tcBorders>
            <w:shd w:val="clear" w:color="auto" w:fill="D0CECE" w:themeFill="background2" w:themeFillShade="E6"/>
            <w:tcMar>
              <w:top w:w="80" w:type="dxa"/>
              <w:left w:w="120" w:type="dxa"/>
              <w:bottom w:w="80" w:type="dxa"/>
              <w:right w:w="120" w:type="dxa"/>
            </w:tcMar>
            <w:hideMark/>
          </w:tcPr>
          <w:p w14:paraId="074DC5AB"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Req. ID</w:t>
            </w:r>
          </w:p>
        </w:tc>
        <w:tc>
          <w:tcPr>
            <w:tcW w:w="8160" w:type="dxa"/>
            <w:tcBorders>
              <w:top w:val="single" w:sz="2" w:space="0" w:color="1F3864"/>
              <w:left w:val="single" w:sz="2" w:space="0" w:color="1F3864"/>
              <w:bottom w:val="single" w:sz="2" w:space="0" w:color="1F3864"/>
              <w:right w:val="single" w:sz="2" w:space="0" w:color="1F3864"/>
            </w:tcBorders>
            <w:shd w:val="clear" w:color="auto" w:fill="D0CECE" w:themeFill="background2" w:themeFillShade="E6"/>
            <w:tcMar>
              <w:top w:w="80" w:type="dxa"/>
              <w:left w:w="120" w:type="dxa"/>
              <w:bottom w:w="80" w:type="dxa"/>
              <w:right w:w="120" w:type="dxa"/>
            </w:tcMar>
            <w:hideMark/>
          </w:tcPr>
          <w:p w14:paraId="4DA4DE61"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Description</w:t>
            </w:r>
          </w:p>
        </w:tc>
      </w:tr>
      <w:tr w:rsidR="001F5EBE" w:rsidRPr="001F5EBE" w14:paraId="6D66AAFB"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363A914"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FR-01</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5A39C3"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 xml:space="preserve">The system shall provide a </w:t>
            </w:r>
            <w:proofErr w:type="gramStart"/>
            <w:r w:rsidRPr="001F5EBE">
              <w:rPr>
                <w:rFonts w:asciiTheme="majorBidi" w:hAnsiTheme="majorBidi" w:cstheme="majorBidi"/>
                <w:sz w:val="22"/>
                <w:szCs w:val="22"/>
              </w:rPr>
              <w:t>Home</w:t>
            </w:r>
            <w:proofErr w:type="gramEnd"/>
            <w:r w:rsidRPr="001F5EBE">
              <w:rPr>
                <w:rFonts w:asciiTheme="majorBidi" w:hAnsiTheme="majorBidi" w:cstheme="majorBidi"/>
                <w:sz w:val="22"/>
                <w:szCs w:val="22"/>
              </w:rPr>
              <w:t xml:space="preserve"> screen with a button to launch the camera for image capture.</w:t>
            </w:r>
          </w:p>
        </w:tc>
      </w:tr>
      <w:tr w:rsidR="001F5EBE" w:rsidRPr="001F5EBE" w14:paraId="126FF436"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BA416B"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FR-02</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6C5E72"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activate the device camera and display a live preview to the user.</w:t>
            </w:r>
          </w:p>
        </w:tc>
      </w:tr>
      <w:tr w:rsidR="001F5EBE" w:rsidRPr="001F5EBE" w14:paraId="2887BCD3"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BF88951"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FR-03</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B8E721"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capture a still photograph upon user confirmation.</w:t>
            </w:r>
          </w:p>
        </w:tc>
      </w:tr>
      <w:tr w:rsidR="001F5EBE" w:rsidRPr="001F5EBE" w14:paraId="503E7E09"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63AA57"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FR-04</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8AB494"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scan the captured image using a face detection module to identify the number of faces present.</w:t>
            </w:r>
          </w:p>
        </w:tc>
      </w:tr>
      <w:tr w:rsidR="001F5EBE" w:rsidRPr="001F5EBE" w14:paraId="4B8C7F82"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760B2C"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FR-05</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9739AD"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If no face is detected, the system shall display an alert prompting the user to retake the photograph.</w:t>
            </w:r>
          </w:p>
        </w:tc>
      </w:tr>
      <w:tr w:rsidR="001F5EBE" w:rsidRPr="001F5EBE" w14:paraId="6AD12060"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047A03"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FR-06</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C9B27D"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If multiple faces are detected, the system shall alert the user that only one face is permitted and prompt a recapture.</w:t>
            </w:r>
          </w:p>
        </w:tc>
      </w:tr>
      <w:tr w:rsidR="001F5EBE" w:rsidRPr="001F5EBE" w14:paraId="38A22421"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D40134"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FR-07</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3F0B53"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Upon successful single-face validation, the system shall encode and transmit the image to the Gemini 2.5 API using the configured URL endpoint and API key.</w:t>
            </w:r>
          </w:p>
        </w:tc>
      </w:tr>
      <w:tr w:rsidR="001F5EBE" w:rsidRPr="001F5EBE" w14:paraId="750EF4CC"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50C993"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FR-08</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51E01A"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send a structured prompt with the image instructing the model to classify the face shape and return suitable frame recommendations.</w:t>
            </w:r>
          </w:p>
        </w:tc>
      </w:tr>
      <w:tr w:rsidR="001F5EBE" w:rsidRPr="001F5EBE" w14:paraId="57121CED"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D22E85"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FR-09</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4F7A42"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parse the API text response to extract the identified face shape and corresponding frame style recommendations.</w:t>
            </w:r>
          </w:p>
        </w:tc>
      </w:tr>
      <w:tr w:rsidR="001F5EBE" w:rsidRPr="001F5EBE" w14:paraId="18DD7A1A"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ECA01D"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FR-10</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C76794"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system shall display the classified face shape and recommended frame categories on a dedicated Results screen.</w:t>
            </w:r>
          </w:p>
        </w:tc>
      </w:tr>
      <w:tr w:rsidR="001F5EBE" w:rsidRPr="001F5EBE" w14:paraId="5799E4E7" w14:textId="77777777" w:rsidTr="00092E02">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A1E90D"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FR-11</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7654A3"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 xml:space="preserve">The system shall allow the user to return to the </w:t>
            </w:r>
            <w:proofErr w:type="gramStart"/>
            <w:r w:rsidRPr="001F5EBE">
              <w:rPr>
                <w:rFonts w:asciiTheme="majorBidi" w:hAnsiTheme="majorBidi" w:cstheme="majorBidi"/>
                <w:sz w:val="22"/>
                <w:szCs w:val="22"/>
              </w:rPr>
              <w:t>Home</w:t>
            </w:r>
            <w:proofErr w:type="gramEnd"/>
            <w:r w:rsidRPr="001F5EBE">
              <w:rPr>
                <w:rFonts w:asciiTheme="majorBidi" w:hAnsiTheme="majorBidi" w:cstheme="majorBidi"/>
                <w:sz w:val="22"/>
                <w:szCs w:val="22"/>
              </w:rPr>
              <w:t xml:space="preserve"> screen and start a new analysis at any time.</w:t>
            </w:r>
          </w:p>
        </w:tc>
      </w:tr>
      <w:tr w:rsidR="001F5EBE" w:rsidRPr="001F5EBE" w14:paraId="293338D4" w14:textId="77777777" w:rsidTr="001F5EBE">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EF5D24" w14:textId="77777777" w:rsidR="001F5EBE" w:rsidRPr="001F5EBE" w:rsidRDefault="001F5EBE">
            <w:pPr>
              <w:rPr>
                <w:rFonts w:asciiTheme="majorBidi" w:hAnsiTheme="majorBidi" w:cstheme="majorBidi"/>
              </w:rPr>
            </w:pPr>
            <w:r w:rsidRPr="001F5EBE">
              <w:rPr>
                <w:rFonts w:asciiTheme="majorBidi" w:hAnsiTheme="majorBidi" w:cstheme="majorBidi"/>
                <w:b/>
                <w:bCs/>
                <w:sz w:val="22"/>
                <w:szCs w:val="22"/>
              </w:rPr>
              <w:t>FR-12</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D50526" w14:textId="77777777" w:rsidR="001F5EBE" w:rsidRPr="001F5EBE" w:rsidRDefault="001F5EBE">
            <w:pPr>
              <w:rPr>
                <w:rFonts w:asciiTheme="majorBidi" w:hAnsiTheme="majorBidi" w:cstheme="majorBidi"/>
              </w:rPr>
            </w:pPr>
            <w:r w:rsidRPr="001F5EBE">
              <w:rPr>
                <w:rFonts w:asciiTheme="majorBidi" w:hAnsiTheme="majorBidi" w:cstheme="majorBidi"/>
                <w:sz w:val="22"/>
                <w:szCs w:val="22"/>
              </w:rPr>
              <w:t>The full flow from capture to results display shall complete within 10 seconds under normal network conditions.</w:t>
            </w:r>
          </w:p>
        </w:tc>
      </w:tr>
    </w:tbl>
    <w:p w14:paraId="3937DB22" w14:textId="77777777" w:rsidR="00AC7121" w:rsidRPr="00B02236" w:rsidRDefault="00AC7121">
      <w:pPr>
        <w:spacing w:after="80"/>
        <w:rPr>
          <w:rFonts w:asciiTheme="majorBidi" w:hAnsiTheme="majorBidi" w:cstheme="majorBidi"/>
        </w:rPr>
      </w:pPr>
    </w:p>
    <w:p w14:paraId="2EDE877C"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5. Non-Functional Requirements</w:t>
      </w:r>
    </w:p>
    <w:p w14:paraId="2A007B9C"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5.1 Performance Requirements</w:t>
      </w:r>
    </w:p>
    <w:p w14:paraId="6F92E829" w14:textId="275F402E" w:rsidR="00AC7121" w:rsidRPr="001F5EBE" w:rsidRDefault="001F5EBE" w:rsidP="001F5EBE">
      <w:pPr>
        <w:spacing w:after="160"/>
        <w:rPr>
          <w:rFonts w:asciiTheme="majorBidi" w:hAnsiTheme="majorBidi" w:cstheme="majorBidi"/>
        </w:rPr>
      </w:pPr>
      <w:r w:rsidRPr="001F5EBE">
        <w:rPr>
          <w:rFonts w:asciiTheme="majorBidi" w:hAnsiTheme="majorBidi" w:cstheme="majorBidi"/>
        </w:rPr>
        <w:t>The full cycle from image capture through face validation to recommendation display shall complete within 10 seconds on a standard 4G or Wi-Fi connection. Face detection runs locally on the device and should return a result within 2 seconds of capture.</w:t>
      </w:r>
    </w:p>
    <w:p w14:paraId="71E15A96"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5.2 Safety Requirements</w:t>
      </w:r>
    </w:p>
    <w:p w14:paraId="6D5D29B2" w14:textId="451DB08A" w:rsidR="00AC7121" w:rsidRPr="001F5EBE" w:rsidRDefault="001F5EBE" w:rsidP="001F5EBE">
      <w:pPr>
        <w:spacing w:after="160"/>
        <w:rPr>
          <w:rFonts w:asciiTheme="majorBidi" w:hAnsiTheme="majorBidi" w:cstheme="majorBidi"/>
        </w:rPr>
      </w:pPr>
      <w:r w:rsidRPr="001F5EBE">
        <w:rPr>
          <w:rFonts w:asciiTheme="majorBidi" w:hAnsiTheme="majorBidi" w:cstheme="majorBidi"/>
        </w:rPr>
        <w:t xml:space="preserve">No facial images or user data shall be stored on the device or sent to any server other than the Gemini 2.5 API endpoint for analysis purposes. All image data is cleared from memory when the </w:t>
      </w:r>
      <w:r w:rsidRPr="001F5EBE">
        <w:rPr>
          <w:rFonts w:asciiTheme="majorBidi" w:hAnsiTheme="majorBidi" w:cstheme="majorBidi"/>
        </w:rPr>
        <w:lastRenderedPageBreak/>
        <w:t>session ends. The application shall not request permissions beyond camera access and internet connectivity.</w:t>
      </w:r>
    </w:p>
    <w:p w14:paraId="2A157F96"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5.3 Security Requirements</w:t>
      </w:r>
    </w:p>
    <w:p w14:paraId="15CC62F4" w14:textId="4FAFDBDA" w:rsidR="00AC7121" w:rsidRPr="00092E02" w:rsidRDefault="00092E02" w:rsidP="00092E02">
      <w:pPr>
        <w:spacing w:after="160"/>
        <w:rPr>
          <w:rFonts w:asciiTheme="majorBidi" w:hAnsiTheme="majorBidi" w:cstheme="majorBidi"/>
        </w:rPr>
      </w:pPr>
      <w:r w:rsidRPr="00092E02">
        <w:rPr>
          <w:rFonts w:asciiTheme="majorBidi" w:hAnsiTheme="majorBidi" w:cstheme="majorBidi"/>
        </w:rPr>
        <w:t>The Gemini 2.5 API key shall be stored securely within the application and not exposed in client-accessible code. All API communication must use HTTPS. The application shall not collect, log, or share personally identifiable information under any circumstances.</w:t>
      </w:r>
    </w:p>
    <w:p w14:paraId="5CFCECBA" w14:textId="77777777" w:rsidR="00AC7121" w:rsidRPr="00B02236" w:rsidRDefault="00C42AF9">
      <w:pPr>
        <w:pStyle w:val="Heading2"/>
        <w:rPr>
          <w:rFonts w:asciiTheme="majorBidi" w:hAnsiTheme="majorBidi" w:cstheme="majorBidi"/>
        </w:rPr>
      </w:pPr>
      <w:r w:rsidRPr="00B02236">
        <w:rPr>
          <w:rFonts w:asciiTheme="majorBidi" w:hAnsiTheme="majorBidi" w:cstheme="majorBidi"/>
        </w:rPr>
        <w:t>5.4 User Documentation</w:t>
      </w:r>
    </w:p>
    <w:p w14:paraId="006D42DD"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b/>
          <w:bCs/>
        </w:rPr>
        <w:t xml:space="preserve">In-App Instructions: </w:t>
      </w:r>
      <w:r w:rsidRPr="00092E02">
        <w:rPr>
          <w:rFonts w:asciiTheme="majorBidi" w:hAnsiTheme="majorBidi" w:cstheme="majorBidi"/>
        </w:rPr>
        <w:t>The Home screen will include brief guidance explaining the capture and recommendation process.</w:t>
      </w:r>
    </w:p>
    <w:p w14:paraId="7AAAD499"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b/>
          <w:bCs/>
        </w:rPr>
        <w:t xml:space="preserve">Alert Messages: </w:t>
      </w:r>
      <w:r w:rsidRPr="00092E02">
        <w:rPr>
          <w:rFonts w:asciiTheme="majorBidi" w:hAnsiTheme="majorBidi" w:cstheme="majorBidi"/>
        </w:rPr>
        <w:t>Clear, readable alerts will explain face detection errors and guide the user toward a valid recapture.</w:t>
      </w:r>
    </w:p>
    <w:p w14:paraId="7767C424" w14:textId="621205EB" w:rsidR="00AC7121"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b/>
          <w:bCs/>
        </w:rPr>
        <w:t xml:space="preserve">User Manual: </w:t>
      </w:r>
      <w:r w:rsidRPr="00092E02">
        <w:rPr>
          <w:rFonts w:asciiTheme="majorBidi" w:hAnsiTheme="majorBidi" w:cstheme="majorBidi"/>
        </w:rPr>
        <w:t>A concise user manual for optical shop staff and general users will be included in the final project deliverables.</w:t>
      </w:r>
    </w:p>
    <w:p w14:paraId="62DC9588"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6. Assumptions and Dependencies</w:t>
      </w:r>
    </w:p>
    <w:p w14:paraId="3E6ECEDD" w14:textId="77777777" w:rsidR="00092E02" w:rsidRPr="00092E02" w:rsidRDefault="00092E02" w:rsidP="00092E02">
      <w:pPr>
        <w:spacing w:after="160"/>
        <w:rPr>
          <w:rFonts w:asciiTheme="majorBidi" w:hAnsiTheme="majorBidi" w:cstheme="majorBidi"/>
        </w:rPr>
      </w:pPr>
      <w:r w:rsidRPr="00092E02">
        <w:rPr>
          <w:rFonts w:asciiTheme="majorBidi" w:hAnsiTheme="majorBidi" w:cstheme="majorBidi"/>
        </w:rPr>
        <w:t>The following assumptions apply throughout the design and implementation of the application:</w:t>
      </w:r>
    </w:p>
    <w:p w14:paraId="3C02D70B"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The user's Android device has a working camera and an active internet connection at the time of use.</w:t>
      </w:r>
    </w:p>
    <w:p w14:paraId="540083E8"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 xml:space="preserve">The Google Gemini 2.5 API free tier remains accessible and returns structured, </w:t>
      </w:r>
      <w:proofErr w:type="spellStart"/>
      <w:r w:rsidRPr="00092E02">
        <w:rPr>
          <w:rFonts w:asciiTheme="majorBidi" w:hAnsiTheme="majorBidi" w:cstheme="majorBidi"/>
        </w:rPr>
        <w:t>parseable</w:t>
      </w:r>
      <w:proofErr w:type="spellEnd"/>
      <w:r w:rsidRPr="00092E02">
        <w:rPr>
          <w:rFonts w:asciiTheme="majorBidi" w:hAnsiTheme="majorBidi" w:cstheme="majorBidi"/>
        </w:rPr>
        <w:t xml:space="preserve"> text responses suitable for face shape classification throughout the project period.</w:t>
      </w:r>
    </w:p>
    <w:p w14:paraId="32D13CFD"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Sufficient ambient lighting is available for the camera to produce a clear facial image.</w:t>
      </w:r>
    </w:p>
    <w:p w14:paraId="201D8A5B"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Only one person will be in frame during capture; multi-person scenarios are handled by the validation layer.</w:t>
      </w:r>
    </w:p>
    <w:p w14:paraId="285193BC"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The face shape-to-frame mapping ruleset covers the five standard categories (oval, round, square, heart, oblong) that the Gemini API is expected to return.</w:t>
      </w:r>
    </w:p>
    <w:p w14:paraId="5C9D627F"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Future updates to React Native and the Gemini API will remain backward-compatible with this prototype.</w:t>
      </w:r>
    </w:p>
    <w:p w14:paraId="387E290A" w14:textId="05795165" w:rsid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Recommendation quality depends on the Gemini 2.5 model's classification accuracy for the image provided.</w:t>
      </w:r>
    </w:p>
    <w:p w14:paraId="1A343A67" w14:textId="1A5BB560" w:rsidR="00092E02" w:rsidRDefault="00092E02" w:rsidP="00092E02">
      <w:pPr>
        <w:spacing w:after="100"/>
        <w:rPr>
          <w:rFonts w:asciiTheme="majorBidi" w:hAnsiTheme="majorBidi" w:cstheme="majorBidi"/>
        </w:rPr>
      </w:pPr>
    </w:p>
    <w:p w14:paraId="4B49ECEE" w14:textId="6E13441E" w:rsidR="00092E02" w:rsidRDefault="00092E02" w:rsidP="00092E02">
      <w:pPr>
        <w:spacing w:after="100"/>
        <w:rPr>
          <w:rFonts w:asciiTheme="majorBidi" w:hAnsiTheme="majorBidi" w:cstheme="majorBidi"/>
        </w:rPr>
      </w:pPr>
    </w:p>
    <w:p w14:paraId="7429350C" w14:textId="6BE4FAD4" w:rsidR="00092E02" w:rsidRDefault="00092E02" w:rsidP="00092E02">
      <w:pPr>
        <w:spacing w:after="100"/>
        <w:rPr>
          <w:rFonts w:asciiTheme="majorBidi" w:hAnsiTheme="majorBidi" w:cstheme="majorBidi"/>
        </w:rPr>
      </w:pPr>
    </w:p>
    <w:p w14:paraId="4A777F64" w14:textId="655EFA37" w:rsidR="00092E02" w:rsidRDefault="00092E02" w:rsidP="00092E02">
      <w:pPr>
        <w:spacing w:after="100"/>
        <w:rPr>
          <w:rFonts w:asciiTheme="majorBidi" w:hAnsiTheme="majorBidi" w:cstheme="majorBidi"/>
        </w:rPr>
      </w:pPr>
    </w:p>
    <w:p w14:paraId="07B1F67C" w14:textId="5149B91B" w:rsidR="00092E02" w:rsidRDefault="00092E02" w:rsidP="00092E02">
      <w:pPr>
        <w:spacing w:after="100"/>
        <w:rPr>
          <w:rFonts w:asciiTheme="majorBidi" w:hAnsiTheme="majorBidi" w:cstheme="majorBidi"/>
        </w:rPr>
      </w:pPr>
    </w:p>
    <w:p w14:paraId="144F1448" w14:textId="77777777" w:rsidR="00092E02" w:rsidRPr="00092E02" w:rsidRDefault="00092E02" w:rsidP="00092E02">
      <w:pPr>
        <w:spacing w:after="100"/>
        <w:rPr>
          <w:rFonts w:asciiTheme="majorBidi" w:hAnsiTheme="majorBidi" w:cstheme="majorBidi"/>
        </w:rPr>
      </w:pPr>
    </w:p>
    <w:p w14:paraId="4531EB89"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lastRenderedPageBreak/>
        <w:t>7. References</w:t>
      </w:r>
    </w:p>
    <w:p w14:paraId="2725C9E7" w14:textId="77777777" w:rsidR="00AC7121" w:rsidRPr="00B02236" w:rsidRDefault="00AC7121">
      <w:pPr>
        <w:spacing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1679"/>
        <w:gridCol w:w="1250"/>
        <w:gridCol w:w="5982"/>
      </w:tblGrid>
      <w:tr w:rsidR="00B02236" w:rsidRPr="00B02236" w14:paraId="5A98A7B7" w14:textId="77777777" w:rsidTr="00B02236">
        <w:tc>
          <w:tcPr>
            <w:tcW w:w="9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6FBF624E"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Ref. No.</w:t>
            </w:r>
          </w:p>
        </w:tc>
        <w:tc>
          <w:tcPr>
            <w:tcW w:w="32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1C2B3DCE"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Document Title</w:t>
            </w:r>
          </w:p>
        </w:tc>
        <w:tc>
          <w:tcPr>
            <w:tcW w:w="14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41EEB7DD"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Date of Release / Publication</w:t>
            </w:r>
          </w:p>
        </w:tc>
        <w:tc>
          <w:tcPr>
            <w:tcW w:w="38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100" w:type="dxa"/>
              <w:left w:w="140" w:type="dxa"/>
              <w:bottom w:w="100" w:type="dxa"/>
              <w:right w:w="140" w:type="dxa"/>
            </w:tcMar>
          </w:tcPr>
          <w:p w14:paraId="7E1083AE" w14:textId="77777777" w:rsidR="00AC7121" w:rsidRPr="00B02236" w:rsidRDefault="00C42AF9">
            <w:pPr>
              <w:rPr>
                <w:rFonts w:asciiTheme="majorBidi" w:hAnsiTheme="majorBidi" w:cstheme="majorBidi"/>
              </w:rPr>
            </w:pPr>
            <w:r w:rsidRPr="00B02236">
              <w:rPr>
                <w:rFonts w:asciiTheme="majorBidi" w:hAnsiTheme="majorBidi" w:cstheme="majorBidi"/>
                <w:b/>
                <w:bCs/>
                <w:sz w:val="22"/>
                <w:szCs w:val="22"/>
              </w:rPr>
              <w:t>Document Source</w:t>
            </w:r>
          </w:p>
        </w:tc>
      </w:tr>
      <w:tr w:rsidR="00AC7121" w:rsidRPr="00B02236" w14:paraId="7022FF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66FAE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B497E8"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Internet-of-Mirrors (IoM) for connected healthcare and beauty</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348243"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2024</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761C2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26" w:history="1">
              <w:r w:rsidRPr="00B02236">
                <w:rPr>
                  <w:rStyle w:val="Hyperlink"/>
                  <w:rFonts w:asciiTheme="majorBidi" w:hAnsiTheme="majorBidi" w:cstheme="majorBidi"/>
                  <w:sz w:val="22"/>
                  <w:szCs w:val="22"/>
                </w:rPr>
                <w:t>https://www.sciencedirect.com/science/article/pii/S2542660524003561</w:t>
              </w:r>
            </w:hyperlink>
          </w:p>
        </w:tc>
      </w:tr>
      <w:tr w:rsidR="00AC7121" w:rsidRPr="00B02236" w14:paraId="0B2FC27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BF09F2"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ED4D2E"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Smart mirror fashion technology for better customer brand experience</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B67D08"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2025</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E772E6"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27" w:history="1">
              <w:r w:rsidRPr="00B02236">
                <w:rPr>
                  <w:rStyle w:val="Hyperlink"/>
                  <w:rFonts w:asciiTheme="majorBidi" w:hAnsiTheme="majorBidi" w:cstheme="majorBidi"/>
                  <w:sz w:val="22"/>
                  <w:szCs w:val="22"/>
                </w:rPr>
                <w:t>https://www.tandfonline.com/doi/full/10.1080/17543266.2023.2243485</w:t>
              </w:r>
            </w:hyperlink>
          </w:p>
        </w:tc>
      </w:tr>
      <w:tr w:rsidR="00AC7121" w:rsidRPr="00B02236" w14:paraId="003FE47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44871B"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FFE6E8"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Facial Shape-Based Eyeglass Recommendation Using Convolutional Neural Networks – IEEE SSCI 2023</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4A32CA"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Dec 2023</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B476D"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28" w:history="1">
              <w:r w:rsidRPr="00B02236">
                <w:rPr>
                  <w:rStyle w:val="Hyperlink"/>
                  <w:rFonts w:asciiTheme="majorBidi" w:hAnsiTheme="majorBidi" w:cstheme="majorBidi"/>
                  <w:sz w:val="22"/>
                  <w:szCs w:val="22"/>
                </w:rPr>
                <w:t>https://ieeexplore.ieee.org/document/10371836</w:t>
              </w:r>
            </w:hyperlink>
          </w:p>
        </w:tc>
      </w:tr>
      <w:tr w:rsidR="00AC7121" w:rsidRPr="00B02236" w14:paraId="1465E61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2D3241"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EDACDA"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Interaction Design Patterns for Augmented Reality Fitting Rooms – Sensors, MDPI</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0CE2C4"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2022</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643C31"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29" w:history="1">
              <w:r w:rsidRPr="00B02236">
                <w:rPr>
                  <w:rStyle w:val="Hyperlink"/>
                  <w:rFonts w:asciiTheme="majorBidi" w:hAnsiTheme="majorBidi" w:cstheme="majorBidi"/>
                  <w:sz w:val="22"/>
                  <w:szCs w:val="22"/>
                </w:rPr>
                <w:t>https://www.ncbi.nlm.nih.gov/pmc/articles/PMC8838181/</w:t>
              </w:r>
            </w:hyperlink>
          </w:p>
        </w:tc>
      </w:tr>
      <w:tr w:rsidR="00AC7121" w:rsidRPr="00B02236" w14:paraId="621625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39B6DC"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28E4F8"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Gemini API Documentation – Vision and Multimodal Capabilities</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E4F023"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2025</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DD33BA"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30" w:history="1">
              <w:r w:rsidRPr="00B02236">
                <w:rPr>
                  <w:rStyle w:val="Hyperlink"/>
                  <w:rFonts w:asciiTheme="majorBidi" w:hAnsiTheme="majorBidi" w:cstheme="majorBidi"/>
                  <w:sz w:val="22"/>
                  <w:szCs w:val="22"/>
                </w:rPr>
                <w:t>https://ai.google.dev/gemini-api/docs/vision</w:t>
              </w:r>
            </w:hyperlink>
          </w:p>
        </w:tc>
      </w:tr>
      <w:tr w:rsidR="00AC7121" w:rsidRPr="00B02236" w14:paraId="4A9FD32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9E5CC4"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597E02"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Gemini 2.5: Our most intelligent AI model – Google DeepMind Blog</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43CC0B"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2025</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F7C079"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31" w:history="1">
              <w:r w:rsidRPr="00B02236">
                <w:rPr>
                  <w:rStyle w:val="Hyperlink"/>
                  <w:rFonts w:asciiTheme="majorBidi" w:hAnsiTheme="majorBidi" w:cstheme="majorBidi"/>
                  <w:sz w:val="22"/>
                  <w:szCs w:val="22"/>
                </w:rPr>
                <w:t>https://blog.google/technology/google-deepmind/gemini-2-5/</w:t>
              </w:r>
            </w:hyperlink>
          </w:p>
        </w:tc>
      </w:tr>
      <w:tr w:rsidR="00AC7121" w:rsidRPr="00B02236" w14:paraId="5CB695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752A6E"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lastRenderedPageBreak/>
              <w:t>[7]</w:t>
            </w:r>
          </w:p>
        </w:tc>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E9A9EE"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React Native – Learn once, write anywhere – Official Documentation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2905EB"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2025</w:t>
            </w:r>
          </w:p>
        </w:tc>
        <w:tc>
          <w:tcPr>
            <w:tcW w:w="3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D50F3D" w14:textId="77777777" w:rsidR="00AC7121" w:rsidRPr="00B02236" w:rsidRDefault="00C42AF9">
            <w:pPr>
              <w:rPr>
                <w:rFonts w:asciiTheme="majorBidi" w:hAnsiTheme="majorBidi" w:cstheme="majorBidi"/>
              </w:rPr>
            </w:pPr>
            <w:r w:rsidRPr="00B02236">
              <w:rPr>
                <w:rFonts w:asciiTheme="majorBidi" w:hAnsiTheme="majorBidi" w:cstheme="majorBidi"/>
                <w:sz w:val="22"/>
                <w:szCs w:val="22"/>
              </w:rPr>
              <w:t xml:space="preserve">  </w:t>
            </w:r>
            <w:hyperlink r:id="rId32" w:history="1">
              <w:r w:rsidRPr="00B02236">
                <w:rPr>
                  <w:rStyle w:val="Hyperlink"/>
                  <w:rFonts w:asciiTheme="majorBidi" w:hAnsiTheme="majorBidi" w:cstheme="majorBidi"/>
                  <w:sz w:val="22"/>
                  <w:szCs w:val="22"/>
                </w:rPr>
                <w:t>https://reactnative.dev/</w:t>
              </w:r>
            </w:hyperlink>
          </w:p>
        </w:tc>
      </w:tr>
    </w:tbl>
    <w:p w14:paraId="63949F8F" w14:textId="77777777" w:rsidR="00AC7121" w:rsidRPr="00B02236" w:rsidRDefault="00AC7121">
      <w:pPr>
        <w:spacing w:after="80"/>
        <w:rPr>
          <w:rFonts w:asciiTheme="majorBidi" w:hAnsiTheme="majorBidi" w:cstheme="majorBidi"/>
        </w:rPr>
      </w:pPr>
    </w:p>
    <w:p w14:paraId="57BA2084" w14:textId="77777777" w:rsidR="00AC7121" w:rsidRPr="00B02236" w:rsidRDefault="00C42AF9">
      <w:pPr>
        <w:pStyle w:val="Heading1"/>
        <w:rPr>
          <w:rFonts w:asciiTheme="majorBidi" w:hAnsiTheme="majorBidi" w:cstheme="majorBidi"/>
        </w:rPr>
      </w:pPr>
      <w:r w:rsidRPr="00B02236">
        <w:rPr>
          <w:rFonts w:asciiTheme="majorBidi" w:hAnsiTheme="majorBidi" w:cstheme="majorBidi"/>
        </w:rPr>
        <w:t>8. Appendices</w:t>
      </w:r>
    </w:p>
    <w:p w14:paraId="1A7E538E" w14:textId="626BDB91" w:rsidR="00AC7121" w:rsidRPr="00B02236" w:rsidRDefault="00C42AF9">
      <w:pPr>
        <w:pStyle w:val="Heading2"/>
        <w:rPr>
          <w:rFonts w:asciiTheme="majorBidi" w:hAnsiTheme="majorBidi" w:cstheme="majorBidi"/>
        </w:rPr>
      </w:pPr>
      <w:r w:rsidRPr="00B02236">
        <w:rPr>
          <w:rFonts w:asciiTheme="majorBidi" w:hAnsiTheme="majorBidi" w:cstheme="majorBidi"/>
        </w:rPr>
        <w:t>Appendix A</w:t>
      </w:r>
      <w:r w:rsidR="00B62737">
        <w:rPr>
          <w:rFonts w:asciiTheme="majorBidi" w:hAnsiTheme="majorBidi" w:cstheme="majorBidi"/>
        </w:rPr>
        <w:t>-</w:t>
      </w:r>
      <w:r w:rsidRPr="00B02236">
        <w:rPr>
          <w:rFonts w:asciiTheme="majorBidi" w:hAnsiTheme="majorBidi" w:cstheme="majorBidi"/>
        </w:rPr>
        <w:t>Future Enhancements</w:t>
      </w:r>
    </w:p>
    <w:p w14:paraId="3D701C67"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Expand the frame mapping database to include a wider variety of eyeglass brands and style categories for richer output.</w:t>
      </w:r>
    </w:p>
    <w:p w14:paraId="10FE6F44"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Add an AR Virtual Try-On feature so users can preview recommended frames overlaid on their face in real time.</w:t>
      </w:r>
    </w:p>
    <w:p w14:paraId="0BFF40FF"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Build a web or mobile portal connected to an eyewear inventory, allowing users to browse and purchase recommended frames directly.</w:t>
      </w:r>
    </w:p>
    <w:p w14:paraId="5A6D4071" w14:textId="77777777" w:rsidR="00092E02"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Extend platform support to iOS to cover both major mobile ecosystems.</w:t>
      </w:r>
    </w:p>
    <w:p w14:paraId="42C5966B" w14:textId="37B07D50" w:rsidR="00AC7121" w:rsidRPr="00092E02" w:rsidRDefault="00092E02" w:rsidP="00092E02">
      <w:pPr>
        <w:pStyle w:val="ListParagraph"/>
        <w:numPr>
          <w:ilvl w:val="0"/>
          <w:numId w:val="4"/>
        </w:numPr>
        <w:spacing w:after="100"/>
        <w:rPr>
          <w:rFonts w:asciiTheme="majorBidi" w:hAnsiTheme="majorBidi" w:cstheme="majorBidi"/>
        </w:rPr>
      </w:pPr>
      <w:r w:rsidRPr="00092E02">
        <w:rPr>
          <w:rFonts w:asciiTheme="majorBidi" w:hAnsiTheme="majorBidi" w:cstheme="majorBidi"/>
        </w:rPr>
        <w:t>Add multi-language support to improve accessibility for non-English-speaking users.</w:t>
      </w:r>
    </w:p>
    <w:p w14:paraId="312853F9" w14:textId="77777777" w:rsidR="00AC7121" w:rsidRPr="00B02236" w:rsidRDefault="00AC7121">
      <w:pPr>
        <w:spacing w:after="120"/>
        <w:rPr>
          <w:rFonts w:asciiTheme="majorBidi" w:hAnsiTheme="majorBidi" w:cstheme="majorBidi"/>
        </w:rPr>
      </w:pPr>
    </w:p>
    <w:p w14:paraId="732A4DC6" w14:textId="10E53191" w:rsidR="00AC7121" w:rsidRPr="00B02236" w:rsidRDefault="00C42AF9">
      <w:pPr>
        <w:pStyle w:val="Heading2"/>
        <w:rPr>
          <w:rFonts w:asciiTheme="majorBidi" w:hAnsiTheme="majorBidi" w:cstheme="majorBidi"/>
        </w:rPr>
      </w:pPr>
      <w:r w:rsidRPr="00B02236">
        <w:rPr>
          <w:rFonts w:asciiTheme="majorBidi" w:hAnsiTheme="majorBidi" w:cstheme="majorBidi"/>
        </w:rPr>
        <w:t>Appendix B</w:t>
      </w:r>
      <w:r w:rsidR="00B62737">
        <w:rPr>
          <w:rFonts w:asciiTheme="majorBidi" w:hAnsiTheme="majorBidi" w:cstheme="majorBidi"/>
        </w:rPr>
        <w:t>-</w:t>
      </w:r>
      <w:r w:rsidRPr="00B02236">
        <w:rPr>
          <w:rFonts w:asciiTheme="majorBidi" w:hAnsiTheme="majorBidi" w:cstheme="majorBidi"/>
        </w:rPr>
        <w:t>Tools and Technologies</w:t>
      </w:r>
    </w:p>
    <w:p w14:paraId="38F6885C"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Language: </w:t>
      </w:r>
      <w:r w:rsidRPr="00B02236">
        <w:rPr>
          <w:rFonts w:asciiTheme="majorBidi" w:hAnsiTheme="majorBidi" w:cstheme="majorBidi"/>
        </w:rPr>
        <w:t>JavaScript (React Native)</w:t>
      </w:r>
    </w:p>
    <w:p w14:paraId="64DA0CC2"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Framework: </w:t>
      </w:r>
      <w:r w:rsidRPr="00B02236">
        <w:rPr>
          <w:rFonts w:asciiTheme="majorBidi" w:hAnsiTheme="majorBidi" w:cstheme="majorBidi"/>
        </w:rPr>
        <w:t>React Native (Android)</w:t>
      </w:r>
    </w:p>
    <w:p w14:paraId="1C28586D"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AI Service: </w:t>
      </w:r>
      <w:r w:rsidRPr="00B02236">
        <w:rPr>
          <w:rFonts w:asciiTheme="majorBidi" w:hAnsiTheme="majorBidi" w:cstheme="majorBidi"/>
        </w:rPr>
        <w:t>Google Gemini 2.5 API (multimodal vision)</w:t>
      </w:r>
    </w:p>
    <w:p w14:paraId="52D5214B"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Face Detection: </w:t>
      </w:r>
      <w:r w:rsidRPr="00B02236">
        <w:rPr>
          <w:rFonts w:asciiTheme="majorBidi" w:hAnsiTheme="majorBidi" w:cstheme="majorBidi"/>
        </w:rPr>
        <w:t>React Native Vision Camera / ML Kit Face Detection</w:t>
      </w:r>
    </w:p>
    <w:p w14:paraId="556B0FF7"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Operating System: </w:t>
      </w:r>
      <w:r w:rsidRPr="00B02236">
        <w:rPr>
          <w:rFonts w:asciiTheme="majorBidi" w:hAnsiTheme="majorBidi" w:cstheme="majorBidi"/>
        </w:rPr>
        <w:t>Android 10+</w:t>
      </w:r>
    </w:p>
    <w:p w14:paraId="075048C8"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Version Control: </w:t>
      </w:r>
      <w:r w:rsidRPr="00B02236">
        <w:rPr>
          <w:rFonts w:asciiTheme="majorBidi" w:hAnsiTheme="majorBidi" w:cstheme="majorBidi"/>
        </w:rPr>
        <w:t>GitHub Repository</w:t>
      </w:r>
    </w:p>
    <w:p w14:paraId="2E04D02A" w14:textId="77777777" w:rsidR="00AC7121" w:rsidRPr="00B02236" w:rsidRDefault="00C42AF9">
      <w:pPr>
        <w:spacing w:before="60" w:after="120"/>
        <w:jc w:val="both"/>
        <w:rPr>
          <w:rFonts w:asciiTheme="majorBidi" w:hAnsiTheme="majorBidi" w:cstheme="majorBidi"/>
        </w:rPr>
      </w:pPr>
      <w:r w:rsidRPr="00B02236">
        <w:rPr>
          <w:rFonts w:asciiTheme="majorBidi" w:hAnsiTheme="majorBidi" w:cstheme="majorBidi"/>
          <w:b/>
          <w:bCs/>
        </w:rPr>
        <w:t xml:space="preserve">Development Environment: </w:t>
      </w:r>
      <w:r w:rsidRPr="00B02236">
        <w:rPr>
          <w:rFonts w:asciiTheme="majorBidi" w:hAnsiTheme="majorBidi" w:cstheme="majorBidi"/>
        </w:rPr>
        <w:t>VS Code, Android Studio, Node.js</w:t>
      </w:r>
    </w:p>
    <w:p w14:paraId="09B294E2" w14:textId="77777777" w:rsidR="00AC7121" w:rsidRPr="00B02236" w:rsidRDefault="00AC7121">
      <w:pPr>
        <w:spacing w:after="100"/>
        <w:rPr>
          <w:rFonts w:asciiTheme="majorBidi" w:hAnsiTheme="majorBidi" w:cstheme="majorBidi"/>
        </w:rPr>
      </w:pPr>
    </w:p>
    <w:sectPr w:rsidR="00AC7121" w:rsidRPr="00B02236">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26D6B"/>
    <w:multiLevelType w:val="hybridMultilevel"/>
    <w:tmpl w:val="0106B762"/>
    <w:lvl w:ilvl="0" w:tplc="CF823F1E">
      <w:start w:val="1"/>
      <w:numFmt w:val="bullet"/>
      <w:lvlText w:val="•"/>
      <w:lvlJc w:val="left"/>
      <w:pPr>
        <w:ind w:left="720" w:hanging="360"/>
      </w:pPr>
    </w:lvl>
    <w:lvl w:ilvl="1" w:tplc="BA6A2AE2">
      <w:numFmt w:val="decimal"/>
      <w:lvlText w:val=""/>
      <w:lvlJc w:val="left"/>
      <w:pPr>
        <w:ind w:left="0" w:firstLine="0"/>
      </w:pPr>
    </w:lvl>
    <w:lvl w:ilvl="2" w:tplc="7A187264">
      <w:numFmt w:val="decimal"/>
      <w:lvlText w:val=""/>
      <w:lvlJc w:val="left"/>
      <w:pPr>
        <w:ind w:left="0" w:firstLine="0"/>
      </w:pPr>
    </w:lvl>
    <w:lvl w:ilvl="3" w:tplc="ED6288C2">
      <w:numFmt w:val="decimal"/>
      <w:lvlText w:val=""/>
      <w:lvlJc w:val="left"/>
      <w:pPr>
        <w:ind w:left="0" w:firstLine="0"/>
      </w:pPr>
    </w:lvl>
    <w:lvl w:ilvl="4" w:tplc="FCCE241A">
      <w:numFmt w:val="decimal"/>
      <w:lvlText w:val=""/>
      <w:lvlJc w:val="left"/>
      <w:pPr>
        <w:ind w:left="0" w:firstLine="0"/>
      </w:pPr>
    </w:lvl>
    <w:lvl w:ilvl="5" w:tplc="85EC0FCC">
      <w:numFmt w:val="decimal"/>
      <w:lvlText w:val=""/>
      <w:lvlJc w:val="left"/>
      <w:pPr>
        <w:ind w:left="0" w:firstLine="0"/>
      </w:pPr>
    </w:lvl>
    <w:lvl w:ilvl="6" w:tplc="64CE936E">
      <w:numFmt w:val="decimal"/>
      <w:lvlText w:val=""/>
      <w:lvlJc w:val="left"/>
      <w:pPr>
        <w:ind w:left="0" w:firstLine="0"/>
      </w:pPr>
    </w:lvl>
    <w:lvl w:ilvl="7" w:tplc="4F5E2B92">
      <w:numFmt w:val="decimal"/>
      <w:lvlText w:val=""/>
      <w:lvlJc w:val="left"/>
      <w:pPr>
        <w:ind w:left="0" w:firstLine="0"/>
      </w:pPr>
    </w:lvl>
    <w:lvl w:ilvl="8" w:tplc="C73261AA">
      <w:numFmt w:val="decimal"/>
      <w:lvlText w:val=""/>
      <w:lvlJc w:val="left"/>
      <w:pPr>
        <w:ind w:left="0" w:firstLine="0"/>
      </w:pPr>
    </w:lvl>
  </w:abstractNum>
  <w:abstractNum w:abstractNumId="1" w15:restartNumberingAfterBreak="0">
    <w:nsid w:val="3EBF6CB8"/>
    <w:multiLevelType w:val="hybridMultilevel"/>
    <w:tmpl w:val="D4C05D0E"/>
    <w:lvl w:ilvl="0" w:tplc="921CC2DA">
      <w:start w:val="1"/>
      <w:numFmt w:val="decimal"/>
      <w:lvlText w:val="%1."/>
      <w:lvlJc w:val="left"/>
      <w:pPr>
        <w:ind w:left="720" w:hanging="360"/>
      </w:pPr>
      <w:rPr>
        <w:rFonts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A05C2F"/>
    <w:multiLevelType w:val="hybridMultilevel"/>
    <w:tmpl w:val="77C40E54"/>
    <w:lvl w:ilvl="0" w:tplc="F2289854">
      <w:start w:val="1"/>
      <w:numFmt w:val="bullet"/>
      <w:lvlText w:val="●"/>
      <w:lvlJc w:val="left"/>
      <w:pPr>
        <w:ind w:left="720" w:hanging="360"/>
      </w:pPr>
    </w:lvl>
    <w:lvl w:ilvl="1" w:tplc="7758EA32">
      <w:start w:val="1"/>
      <w:numFmt w:val="bullet"/>
      <w:lvlText w:val="○"/>
      <w:lvlJc w:val="left"/>
      <w:pPr>
        <w:ind w:left="1440" w:hanging="360"/>
      </w:pPr>
    </w:lvl>
    <w:lvl w:ilvl="2" w:tplc="0130E9D6">
      <w:start w:val="1"/>
      <w:numFmt w:val="bullet"/>
      <w:lvlText w:val="■"/>
      <w:lvlJc w:val="left"/>
      <w:pPr>
        <w:ind w:left="2160" w:hanging="360"/>
      </w:pPr>
    </w:lvl>
    <w:lvl w:ilvl="3" w:tplc="5E4E3EFA">
      <w:start w:val="1"/>
      <w:numFmt w:val="bullet"/>
      <w:lvlText w:val="●"/>
      <w:lvlJc w:val="left"/>
      <w:pPr>
        <w:ind w:left="2880" w:hanging="360"/>
      </w:pPr>
    </w:lvl>
    <w:lvl w:ilvl="4" w:tplc="80DC191C">
      <w:start w:val="1"/>
      <w:numFmt w:val="bullet"/>
      <w:lvlText w:val="○"/>
      <w:lvlJc w:val="left"/>
      <w:pPr>
        <w:ind w:left="3600" w:hanging="360"/>
      </w:pPr>
    </w:lvl>
    <w:lvl w:ilvl="5" w:tplc="94420E40">
      <w:start w:val="1"/>
      <w:numFmt w:val="bullet"/>
      <w:lvlText w:val="■"/>
      <w:lvlJc w:val="left"/>
      <w:pPr>
        <w:ind w:left="4320" w:hanging="360"/>
      </w:pPr>
    </w:lvl>
    <w:lvl w:ilvl="6" w:tplc="320EBACA">
      <w:start w:val="1"/>
      <w:numFmt w:val="bullet"/>
      <w:lvlText w:val="●"/>
      <w:lvlJc w:val="left"/>
      <w:pPr>
        <w:ind w:left="5040" w:hanging="360"/>
      </w:pPr>
    </w:lvl>
    <w:lvl w:ilvl="7" w:tplc="87182246">
      <w:start w:val="1"/>
      <w:numFmt w:val="bullet"/>
      <w:lvlText w:val="●"/>
      <w:lvlJc w:val="left"/>
      <w:pPr>
        <w:ind w:left="5760" w:hanging="360"/>
      </w:pPr>
    </w:lvl>
    <w:lvl w:ilvl="8" w:tplc="5B623FF4">
      <w:start w:val="1"/>
      <w:numFmt w:val="bullet"/>
      <w:lvlText w:val="●"/>
      <w:lvlJc w:val="left"/>
      <w:pPr>
        <w:ind w:left="6480" w:hanging="360"/>
      </w:pPr>
    </w:lvl>
  </w:abstractNum>
  <w:abstractNum w:abstractNumId="3" w15:restartNumberingAfterBreak="0">
    <w:nsid w:val="7B4A27CC"/>
    <w:multiLevelType w:val="hybridMultilevel"/>
    <w:tmpl w:val="E114777C"/>
    <w:lvl w:ilvl="0" w:tplc="3A6E0398">
      <w:start w:val="1"/>
      <w:numFmt w:val="bullet"/>
      <w:lvlText w:val="•"/>
      <w:lvlJc w:val="left"/>
      <w:pPr>
        <w:ind w:left="720" w:hanging="360"/>
      </w:pPr>
    </w:lvl>
    <w:lvl w:ilvl="1" w:tplc="2D1A9230">
      <w:numFmt w:val="decimal"/>
      <w:lvlText w:val=""/>
      <w:lvlJc w:val="left"/>
    </w:lvl>
    <w:lvl w:ilvl="2" w:tplc="D83E85DC">
      <w:numFmt w:val="decimal"/>
      <w:lvlText w:val=""/>
      <w:lvlJc w:val="left"/>
    </w:lvl>
    <w:lvl w:ilvl="3" w:tplc="D56C098E">
      <w:numFmt w:val="decimal"/>
      <w:lvlText w:val=""/>
      <w:lvlJc w:val="left"/>
    </w:lvl>
    <w:lvl w:ilvl="4" w:tplc="EE4C5FBA">
      <w:numFmt w:val="decimal"/>
      <w:lvlText w:val=""/>
      <w:lvlJc w:val="left"/>
    </w:lvl>
    <w:lvl w:ilvl="5" w:tplc="FCEED348">
      <w:numFmt w:val="decimal"/>
      <w:lvlText w:val=""/>
      <w:lvlJc w:val="left"/>
    </w:lvl>
    <w:lvl w:ilvl="6" w:tplc="FBF6B170">
      <w:numFmt w:val="decimal"/>
      <w:lvlText w:val=""/>
      <w:lvlJc w:val="left"/>
    </w:lvl>
    <w:lvl w:ilvl="7" w:tplc="8EF0F840">
      <w:numFmt w:val="decimal"/>
      <w:lvlText w:val=""/>
      <w:lvlJc w:val="left"/>
    </w:lvl>
    <w:lvl w:ilvl="8" w:tplc="316EA5B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num>
  <w:num w:numId="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121"/>
    <w:rsid w:val="00092E02"/>
    <w:rsid w:val="001F5EBE"/>
    <w:rsid w:val="006B3C89"/>
    <w:rsid w:val="00853A09"/>
    <w:rsid w:val="009304A4"/>
    <w:rsid w:val="00AB7F18"/>
    <w:rsid w:val="00AC7121"/>
    <w:rsid w:val="00B02236"/>
    <w:rsid w:val="00B62737"/>
    <w:rsid w:val="00C42AF9"/>
    <w:rsid w:val="00DC632F"/>
    <w:rsid w:val="00EF104A"/>
    <w:rsid w:val="00F811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5585"/>
  <w15:docId w15:val="{7FA3BBE2-1DDC-468D-8323-9B9E168BD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4"/>
      <w:szCs w:val="34"/>
    </w:rPr>
  </w:style>
  <w:style w:type="paragraph" w:styleId="Heading2">
    <w:name w:val="heading 2"/>
    <w:uiPriority w:val="9"/>
    <w:unhideWhenUsed/>
    <w:qFormat/>
    <w:pPr>
      <w:spacing w:before="26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semiHidden/>
    <w:unhideWhenUsed/>
    <w:rsid w:val="00AB7F18"/>
    <w:pPr>
      <w:tabs>
        <w:tab w:val="left" w:pos="540"/>
        <w:tab w:val="right" w:leader="dot" w:pos="9350"/>
      </w:tabs>
      <w:spacing w:line="360" w:lineRule="auto"/>
      <w:ind w:left="240"/>
    </w:pPr>
    <w:rPr>
      <w:rFonts w:ascii="Times New Roman" w:eastAsia="Times New Roman" w:hAnsi="Times New Roman" w:cs="Times New Roman"/>
      <w:smallCaps/>
      <w:noProof/>
    </w:rPr>
  </w:style>
  <w:style w:type="paragraph" w:styleId="TOC3">
    <w:name w:val="toc 3"/>
    <w:basedOn w:val="Normal"/>
    <w:next w:val="Normal"/>
    <w:autoRedefine/>
    <w:semiHidden/>
    <w:unhideWhenUsed/>
    <w:rsid w:val="00AB7F18"/>
    <w:pPr>
      <w:ind w:left="480"/>
    </w:pPr>
    <w:rPr>
      <w:rFonts w:ascii="Times New Roman" w:eastAsia="Times New Roman" w:hAnsi="Times New Roman"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3998">
      <w:bodyDiv w:val="1"/>
      <w:marLeft w:val="0"/>
      <w:marRight w:val="0"/>
      <w:marTop w:val="0"/>
      <w:marBottom w:val="0"/>
      <w:divBdr>
        <w:top w:val="none" w:sz="0" w:space="0" w:color="auto"/>
        <w:left w:val="none" w:sz="0" w:space="0" w:color="auto"/>
        <w:bottom w:val="none" w:sz="0" w:space="0" w:color="auto"/>
        <w:right w:val="none" w:sz="0" w:space="0" w:color="auto"/>
      </w:divBdr>
    </w:div>
    <w:div w:id="406390511">
      <w:bodyDiv w:val="1"/>
      <w:marLeft w:val="0"/>
      <w:marRight w:val="0"/>
      <w:marTop w:val="0"/>
      <w:marBottom w:val="0"/>
      <w:divBdr>
        <w:top w:val="none" w:sz="0" w:space="0" w:color="auto"/>
        <w:left w:val="none" w:sz="0" w:space="0" w:color="auto"/>
        <w:bottom w:val="none" w:sz="0" w:space="0" w:color="auto"/>
        <w:right w:val="none" w:sz="0" w:space="0" w:color="auto"/>
      </w:divBdr>
    </w:div>
    <w:div w:id="648173017">
      <w:bodyDiv w:val="1"/>
      <w:marLeft w:val="0"/>
      <w:marRight w:val="0"/>
      <w:marTop w:val="0"/>
      <w:marBottom w:val="0"/>
      <w:divBdr>
        <w:top w:val="none" w:sz="0" w:space="0" w:color="auto"/>
        <w:left w:val="none" w:sz="0" w:space="0" w:color="auto"/>
        <w:bottom w:val="none" w:sz="0" w:space="0" w:color="auto"/>
        <w:right w:val="none" w:sz="0" w:space="0" w:color="auto"/>
      </w:divBdr>
    </w:div>
    <w:div w:id="652952650">
      <w:bodyDiv w:val="1"/>
      <w:marLeft w:val="0"/>
      <w:marRight w:val="0"/>
      <w:marTop w:val="0"/>
      <w:marBottom w:val="0"/>
      <w:divBdr>
        <w:top w:val="none" w:sz="0" w:space="0" w:color="auto"/>
        <w:left w:val="none" w:sz="0" w:space="0" w:color="auto"/>
        <w:bottom w:val="none" w:sz="0" w:space="0" w:color="auto"/>
        <w:right w:val="none" w:sz="0" w:space="0" w:color="auto"/>
      </w:divBdr>
    </w:div>
    <w:div w:id="680670476">
      <w:bodyDiv w:val="1"/>
      <w:marLeft w:val="0"/>
      <w:marRight w:val="0"/>
      <w:marTop w:val="0"/>
      <w:marBottom w:val="0"/>
      <w:divBdr>
        <w:top w:val="none" w:sz="0" w:space="0" w:color="auto"/>
        <w:left w:val="none" w:sz="0" w:space="0" w:color="auto"/>
        <w:bottom w:val="none" w:sz="0" w:space="0" w:color="auto"/>
        <w:right w:val="none" w:sz="0" w:space="0" w:color="auto"/>
      </w:divBdr>
    </w:div>
    <w:div w:id="826168692">
      <w:bodyDiv w:val="1"/>
      <w:marLeft w:val="0"/>
      <w:marRight w:val="0"/>
      <w:marTop w:val="0"/>
      <w:marBottom w:val="0"/>
      <w:divBdr>
        <w:top w:val="none" w:sz="0" w:space="0" w:color="auto"/>
        <w:left w:val="none" w:sz="0" w:space="0" w:color="auto"/>
        <w:bottom w:val="none" w:sz="0" w:space="0" w:color="auto"/>
        <w:right w:val="none" w:sz="0" w:space="0" w:color="auto"/>
      </w:divBdr>
    </w:div>
    <w:div w:id="870991325">
      <w:bodyDiv w:val="1"/>
      <w:marLeft w:val="0"/>
      <w:marRight w:val="0"/>
      <w:marTop w:val="0"/>
      <w:marBottom w:val="0"/>
      <w:divBdr>
        <w:top w:val="none" w:sz="0" w:space="0" w:color="auto"/>
        <w:left w:val="none" w:sz="0" w:space="0" w:color="auto"/>
        <w:bottom w:val="none" w:sz="0" w:space="0" w:color="auto"/>
        <w:right w:val="none" w:sz="0" w:space="0" w:color="auto"/>
      </w:divBdr>
    </w:div>
    <w:div w:id="1102068636">
      <w:bodyDiv w:val="1"/>
      <w:marLeft w:val="0"/>
      <w:marRight w:val="0"/>
      <w:marTop w:val="0"/>
      <w:marBottom w:val="0"/>
      <w:divBdr>
        <w:top w:val="none" w:sz="0" w:space="0" w:color="auto"/>
        <w:left w:val="none" w:sz="0" w:space="0" w:color="auto"/>
        <w:bottom w:val="none" w:sz="0" w:space="0" w:color="auto"/>
        <w:right w:val="none" w:sz="0" w:space="0" w:color="auto"/>
      </w:divBdr>
    </w:div>
    <w:div w:id="1125543395">
      <w:bodyDiv w:val="1"/>
      <w:marLeft w:val="0"/>
      <w:marRight w:val="0"/>
      <w:marTop w:val="0"/>
      <w:marBottom w:val="0"/>
      <w:divBdr>
        <w:top w:val="none" w:sz="0" w:space="0" w:color="auto"/>
        <w:left w:val="none" w:sz="0" w:space="0" w:color="auto"/>
        <w:bottom w:val="none" w:sz="0" w:space="0" w:color="auto"/>
        <w:right w:val="none" w:sz="0" w:space="0" w:color="auto"/>
      </w:divBdr>
    </w:div>
    <w:div w:id="1208176056">
      <w:bodyDiv w:val="1"/>
      <w:marLeft w:val="0"/>
      <w:marRight w:val="0"/>
      <w:marTop w:val="0"/>
      <w:marBottom w:val="0"/>
      <w:divBdr>
        <w:top w:val="none" w:sz="0" w:space="0" w:color="auto"/>
        <w:left w:val="none" w:sz="0" w:space="0" w:color="auto"/>
        <w:bottom w:val="none" w:sz="0" w:space="0" w:color="auto"/>
        <w:right w:val="none" w:sz="0" w:space="0" w:color="auto"/>
      </w:divBdr>
    </w:div>
    <w:div w:id="1234271234">
      <w:bodyDiv w:val="1"/>
      <w:marLeft w:val="0"/>
      <w:marRight w:val="0"/>
      <w:marTop w:val="0"/>
      <w:marBottom w:val="0"/>
      <w:divBdr>
        <w:top w:val="none" w:sz="0" w:space="0" w:color="auto"/>
        <w:left w:val="none" w:sz="0" w:space="0" w:color="auto"/>
        <w:bottom w:val="none" w:sz="0" w:space="0" w:color="auto"/>
        <w:right w:val="none" w:sz="0" w:space="0" w:color="auto"/>
      </w:divBdr>
    </w:div>
    <w:div w:id="1246458288">
      <w:bodyDiv w:val="1"/>
      <w:marLeft w:val="0"/>
      <w:marRight w:val="0"/>
      <w:marTop w:val="0"/>
      <w:marBottom w:val="0"/>
      <w:divBdr>
        <w:top w:val="none" w:sz="0" w:space="0" w:color="auto"/>
        <w:left w:val="none" w:sz="0" w:space="0" w:color="auto"/>
        <w:bottom w:val="none" w:sz="0" w:space="0" w:color="auto"/>
        <w:right w:val="none" w:sz="0" w:space="0" w:color="auto"/>
      </w:divBdr>
    </w:div>
    <w:div w:id="1401294827">
      <w:bodyDiv w:val="1"/>
      <w:marLeft w:val="0"/>
      <w:marRight w:val="0"/>
      <w:marTop w:val="0"/>
      <w:marBottom w:val="0"/>
      <w:divBdr>
        <w:top w:val="none" w:sz="0" w:space="0" w:color="auto"/>
        <w:left w:val="none" w:sz="0" w:space="0" w:color="auto"/>
        <w:bottom w:val="none" w:sz="0" w:space="0" w:color="auto"/>
        <w:right w:val="none" w:sz="0" w:space="0" w:color="auto"/>
      </w:divBdr>
    </w:div>
    <w:div w:id="1492939880">
      <w:bodyDiv w:val="1"/>
      <w:marLeft w:val="0"/>
      <w:marRight w:val="0"/>
      <w:marTop w:val="0"/>
      <w:marBottom w:val="0"/>
      <w:divBdr>
        <w:top w:val="none" w:sz="0" w:space="0" w:color="auto"/>
        <w:left w:val="none" w:sz="0" w:space="0" w:color="auto"/>
        <w:bottom w:val="none" w:sz="0" w:space="0" w:color="auto"/>
        <w:right w:val="none" w:sz="0" w:space="0" w:color="auto"/>
      </w:divBdr>
    </w:div>
    <w:div w:id="1584752250">
      <w:bodyDiv w:val="1"/>
      <w:marLeft w:val="0"/>
      <w:marRight w:val="0"/>
      <w:marTop w:val="0"/>
      <w:marBottom w:val="0"/>
      <w:divBdr>
        <w:top w:val="none" w:sz="0" w:space="0" w:color="auto"/>
        <w:left w:val="none" w:sz="0" w:space="0" w:color="auto"/>
        <w:bottom w:val="none" w:sz="0" w:space="0" w:color="auto"/>
        <w:right w:val="none" w:sz="0" w:space="0" w:color="auto"/>
      </w:divBdr>
    </w:div>
    <w:div w:id="1651013985">
      <w:bodyDiv w:val="1"/>
      <w:marLeft w:val="0"/>
      <w:marRight w:val="0"/>
      <w:marTop w:val="0"/>
      <w:marBottom w:val="0"/>
      <w:divBdr>
        <w:top w:val="none" w:sz="0" w:space="0" w:color="auto"/>
        <w:left w:val="none" w:sz="0" w:space="0" w:color="auto"/>
        <w:bottom w:val="none" w:sz="0" w:space="0" w:color="auto"/>
        <w:right w:val="none" w:sz="0" w:space="0" w:color="auto"/>
      </w:divBdr>
    </w:div>
    <w:div w:id="1930187129">
      <w:bodyDiv w:val="1"/>
      <w:marLeft w:val="0"/>
      <w:marRight w:val="0"/>
      <w:marTop w:val="0"/>
      <w:marBottom w:val="0"/>
      <w:divBdr>
        <w:top w:val="none" w:sz="0" w:space="0" w:color="auto"/>
        <w:left w:val="none" w:sz="0" w:space="0" w:color="auto"/>
        <w:bottom w:val="none" w:sz="0" w:space="0" w:color="auto"/>
        <w:right w:val="none" w:sz="0" w:space="0" w:color="auto"/>
      </w:divBdr>
    </w:div>
    <w:div w:id="2002538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Zohaib%20Shezad\Documents\Software%20Requirements%20Specifications%20(Template)%20(1).doc" TargetMode="External"/><Relationship Id="rId18" Type="http://schemas.openxmlformats.org/officeDocument/2006/relationships/hyperlink" Target="file:///C:\Users\Zohaib%20Shezad\Documents\Software%20Requirements%20Specifications%20(Template)%20(1).doc" TargetMode="External"/><Relationship Id="rId26" Type="http://schemas.openxmlformats.org/officeDocument/2006/relationships/hyperlink" Target="https://www.sciencedirect.com/science/article/pii/S2542660524003561" TargetMode="External"/><Relationship Id="rId3" Type="http://schemas.openxmlformats.org/officeDocument/2006/relationships/settings" Target="settings.xml"/><Relationship Id="rId21" Type="http://schemas.openxmlformats.org/officeDocument/2006/relationships/hyperlink" Target="file:///C:\Users\Zohaib%20Shezad\Documents\Software%20Requirements%20Specifications%20(Template)%20(1).doc" TargetMode="External"/><Relationship Id="rId34" Type="http://schemas.openxmlformats.org/officeDocument/2006/relationships/theme" Target="theme/theme1.xml"/><Relationship Id="rId7" Type="http://schemas.openxmlformats.org/officeDocument/2006/relationships/hyperlink" Target="file:///C:\Users\Zohaib%20Shezad\Documents\Software%20Requirements%20Specifications%20(Template)%20(1).doc" TargetMode="External"/><Relationship Id="rId12" Type="http://schemas.openxmlformats.org/officeDocument/2006/relationships/hyperlink" Target="file:///C:\Users\Zohaib%20Shezad\Documents\Software%20Requirements%20Specifications%20(Template)%20(1).doc" TargetMode="External"/><Relationship Id="rId17" Type="http://schemas.openxmlformats.org/officeDocument/2006/relationships/hyperlink" Target="file:///C:\Users\Zohaib%20Shezad\Documents\Software%20Requirements%20Specifications%20(Template)%20(1).doc" TargetMode="External"/><Relationship Id="rId25" Type="http://schemas.openxmlformats.org/officeDocument/2006/relationships/hyperlink" Target="file:///C:\Users\Zohaib%20Shezad\Documents\Software%20Requirements%20Specifications%20(Template)%20(1).doc"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Zohaib%20Shezad\Documents\Software%20Requirements%20Specifications%20(Template)%20(1).doc" TargetMode="External"/><Relationship Id="rId20" Type="http://schemas.openxmlformats.org/officeDocument/2006/relationships/hyperlink" Target="file:///C:\Users\Zohaib%20Shezad\Documents\Software%20Requirements%20Specifications%20(Template)%20(1).doc" TargetMode="External"/><Relationship Id="rId29" Type="http://schemas.openxmlformats.org/officeDocument/2006/relationships/hyperlink" Target="https://www.ncbi.nlm.nih.gov/pmc/articles/PMC8838181/" TargetMode="External"/><Relationship Id="rId1" Type="http://schemas.openxmlformats.org/officeDocument/2006/relationships/numbering" Target="numbering.xml"/><Relationship Id="rId6" Type="http://schemas.openxmlformats.org/officeDocument/2006/relationships/hyperlink" Target="file:///C:\Users\Zohaib%20Shezad\Documents\Software%20Requirements%20Specifications%20(Template)%20(1).doc" TargetMode="External"/><Relationship Id="rId11" Type="http://schemas.openxmlformats.org/officeDocument/2006/relationships/hyperlink" Target="file:///C:\Users\Zohaib%20Shezad\Documents\Software%20Requirements%20Specifications%20(Template)%20(1).doc" TargetMode="External"/><Relationship Id="rId24" Type="http://schemas.openxmlformats.org/officeDocument/2006/relationships/hyperlink" Target="file:///C:\Users\Zohaib%20Shezad\Documents\Software%20Requirements%20Specifications%20(Template)%20(1).doc" TargetMode="External"/><Relationship Id="rId32" Type="http://schemas.openxmlformats.org/officeDocument/2006/relationships/hyperlink" Target="https://reactnative.dev/" TargetMode="External"/><Relationship Id="rId5" Type="http://schemas.openxmlformats.org/officeDocument/2006/relationships/hyperlink" Target="file:///C:\Users\Zohaib%20Shezad\Documents\Software%20Requirements%20Specifications%20(Template)%20(1).doc" TargetMode="External"/><Relationship Id="rId15" Type="http://schemas.openxmlformats.org/officeDocument/2006/relationships/hyperlink" Target="file:///C:\Users\Zohaib%20Shezad\Documents\Software%20Requirements%20Specifications%20(Template)%20(1).doc" TargetMode="External"/><Relationship Id="rId23" Type="http://schemas.openxmlformats.org/officeDocument/2006/relationships/hyperlink" Target="file:///C:\Users\Zohaib%20Shezad\Documents\Software%20Requirements%20Specifications%20(Template)%20(1).doc" TargetMode="External"/><Relationship Id="rId28" Type="http://schemas.openxmlformats.org/officeDocument/2006/relationships/hyperlink" Target="https://ieeexplore.ieee.org/document/10371836" TargetMode="External"/><Relationship Id="rId10" Type="http://schemas.openxmlformats.org/officeDocument/2006/relationships/hyperlink" Target="file:///C:\Users\Zohaib%20Shezad\Documents\Software%20Requirements%20Specifications%20(Template)%20(1).doc" TargetMode="External"/><Relationship Id="rId19" Type="http://schemas.openxmlformats.org/officeDocument/2006/relationships/hyperlink" Target="file:///C:\Users\Zohaib%20Shezad\Documents\Software%20Requirements%20Specifications%20(Template)%20(1).doc" TargetMode="External"/><Relationship Id="rId31" Type="http://schemas.openxmlformats.org/officeDocument/2006/relationships/hyperlink" Target="https://blog.google/technology/google-deepmind/gemini-2-5/" TargetMode="External"/><Relationship Id="rId4" Type="http://schemas.openxmlformats.org/officeDocument/2006/relationships/webSettings" Target="webSettings.xml"/><Relationship Id="rId9" Type="http://schemas.openxmlformats.org/officeDocument/2006/relationships/hyperlink" Target="file:///C:\Users\Zohaib%20Shezad\Documents\Software%20Requirements%20Specifications%20(Template)%20(1).doc" TargetMode="External"/><Relationship Id="rId14" Type="http://schemas.openxmlformats.org/officeDocument/2006/relationships/hyperlink" Target="file:///C:\Users\Zohaib%20Shezad\Documents\Software%20Requirements%20Specifications%20(Template)%20(1).doc" TargetMode="External"/><Relationship Id="rId22" Type="http://schemas.openxmlformats.org/officeDocument/2006/relationships/hyperlink" Target="file:///C:\Users\Zohaib%20Shezad\Documents\Software%20Requirements%20Specifications%20(Template)%20(1).doc" TargetMode="External"/><Relationship Id="rId27" Type="http://schemas.openxmlformats.org/officeDocument/2006/relationships/hyperlink" Target="https://www.tandfonline.com/doi/full/10.1080/17543266.2023.2243485" TargetMode="External"/><Relationship Id="rId30" Type="http://schemas.openxmlformats.org/officeDocument/2006/relationships/hyperlink" Target="https://ai.google.dev/gemini-api/docs/vision" TargetMode="External"/><Relationship Id="rId8" Type="http://schemas.openxmlformats.org/officeDocument/2006/relationships/hyperlink" Target="file:///C:\Users\Zohaib%20Shezad\Documents\Software%20Requirements%20Specifications%20(Template)%20(1).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2418</Words>
  <Characters>13787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ZOHAIB SHEHZAD</cp:lastModifiedBy>
  <cp:revision>11</cp:revision>
  <dcterms:created xsi:type="dcterms:W3CDTF">2026-05-19T07:14:00Z</dcterms:created>
  <dcterms:modified xsi:type="dcterms:W3CDTF">2026-05-20T11:50:00Z</dcterms:modified>
</cp:coreProperties>
</file>